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>
      <w:pPr>
        <w:pStyle w:val="Heading1"/>
        <w:rPr/>
      </w:pPr>
      <w:r>
        <w:rPr>
          <w:rtl w:val="0"/>
        </w:rPr>
        <w:t xml:space="preserve">Design reference (read first)</w:t>
      </w:r>
    </w:p>
    <w:p w:rsidR="00000000" w:rsidDel="00000000" w:rsidP="00000000" w:rsidRDefault="00000000" w:rsidRPr="00000000">
      <w:pPr>
        <w:rPr/>
      </w:pPr>
      <w:r>
        <w:rPr>
          <w:rtl w:val="0"/>
        </w:rPr>
        <w:t xml:space="preserve">The Details blocks under every acceptance criterion describe the current RuMampu prototype (rumampu.html, single 390 x 844 frame) so a UI developer can reproduce it exactly. They use this shared vocabulary: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Frame: </w:t>
      </w:r>
      <w:r>
        <w:rPr>
          <w:rtl w:val="0"/>
        </w:rPr>
        <w:t xml:space="preserve">one fixed 390 x 844 mobile viewport; content scrolls vertically inside it; no horizontal scroll anywhere.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Palette: </w:t>
      </w:r>
      <w:r>
        <w:rPr>
          <w:rtl w:val="0"/>
        </w:rPr>
        <w:t xml:space="preserve">ink #3C5152 (all text, icons, chart bars); paper #FFFFFF (page background); brand #4A9195 (primary actions, active tab, links, logo); confirm #32B14A (saved confirmations ONLY); caution #FEC844 (unknown / partial / preview states); short #F1592A (shortfall geometry, at most ONE component per screen); card #EFF3F2 (card surface, 1px ink at 14% border, radius 14). "ink64" and "ink40" mean #3C5152 at 64% / 40% opacity. Donut charts alone use a 6-colour categorical set: #4A9195, #F4C64D, #7B6CC3, #E58A4E, #5B8FD9, #C46A9A.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Type: </w:t>
      </w:r>
      <w:r>
        <w:rPr>
          <w:rtl w:val="0"/>
        </w:rPr>
        <w:t xml:space="preserve">Space Grotesk Bold (embedded) for headings, figures and buttons; system/Roboto for body text. Money renders as "RM 1,382" with a thin space after RM and tabular numerals. Sizes named in the details: h-xl 34, h-l 24, h-m 20, body 15, body-s 13, caps labels 11.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Primary button: </w:t>
      </w:r>
      <w:r>
        <w:rPr>
          <w:rtl w:val="0"/>
        </w:rPr>
        <w:t xml:space="preserve">full-width 52px pill, brand fill, white Space Grotesk Bold 19 label, radius 14; maximum one per screen.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Quiet row: </w:t>
      </w:r>
      <w:r>
        <w:rPr>
          <w:rtl w:val="0"/>
        </w:rPr>
        <w:t xml:space="preserve">full-width tappable row on the card surface, min 48px tall: leading ink-stroke icon (22px), 15px ink label, trailing arrow.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key-value Row: </w:t>
      </w:r>
      <w:r>
        <w:rPr>
          <w:rtl w:val="0"/>
        </w:rPr>
        <w:t xml:space="preserve">label on the left (15px ink or 13px ink64), figure on the right in Space Grotesk Bold with its provenance label stacked beneath.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Edit row: </w:t>
      </w:r>
      <w:r>
        <w:rPr>
          <w:rtl w:val="0"/>
        </w:rPr>
        <w:t xml:space="preserve">a key-value Row whose value is a white editable input box (1.5px ink40 border, radius 12); edits recompute derived figures live.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Field: </w:t>
      </w:r>
      <w:r>
        <w:rPr>
          <w:rtl w:val="0"/>
        </w:rPr>
        <w:t xml:space="preserve">form label (13px ink64) above a white input box, 48px tall, same border and radius as Edit rows.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Chip: </w:t>
      </w:r>
      <w:r>
        <w:rPr>
          <w:rtl w:val="0"/>
        </w:rPr>
        <w:t xml:space="preserve">selectable pill, 44px tall: selected = ink fill with white text; unselected = 1.5px ink40 outline.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Sheet: </w:t>
      </w:r>
      <w:r>
        <w:rPr>
          <w:rtl w:val="0"/>
        </w:rPr>
        <w:t xml:space="preserve">bottom sheet over a scrim; white, top corners radius 20; used for language, past month, custom sources and explainers.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Toast: </w:t>
      </w:r>
      <w:r>
        <w:rPr>
          <w:rtl w:val="0"/>
        </w:rPr>
        <w:t xml:space="preserve">transient confirmation bar; the tick is the only place confirm green appears.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Caution note: </w:t>
      </w:r>
      <w:r>
        <w:rPr>
          <w:rtl w:val="0"/>
        </w:rPr>
        <w:t xml:space="preserve">inline card with a 4px #FEC844 left border for warnings that never block the user.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Badge: </w:t>
      </w:r>
      <w:r>
        <w:rPr>
          <w:rtl w:val="0"/>
        </w:rPr>
        <w:t xml:space="preserve">small caps label; the caution Badge (#FEC844 fill, ink text, 11px caps) marks every preview / needs-review state.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Waterline: </w:t>
      </w:r>
      <w:r>
        <w:rPr>
          <w:rtl w:val="0"/>
        </w:rPr>
        <w:t xml:space="preserve">the signature chart: ink bars per month, a 2.5px horizontal cost line overshooting the right edge into an arrow, a white pill label on the line with the cost amount; when a bar falls below the line, only the gap segment between bar top and line is #F1592A. Outcome is carried by geometry, never by recolouring bars green/red.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Provenance label: </w:t>
      </w:r>
      <w:r>
        <w:rPr>
          <w:rtl w:val="0"/>
        </w:rPr>
        <w:t xml:space="preserve">every figure carries one of four marks, 11px caps ink64, min 44px tap target, tap opens an explainer sheet: ● YOUR DATA (entered by the user), ○ OFFICIAL (published source), ▸ CALCULATED (derived from the record), ▩ ASSUMPTION (editable default or hypothetical).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TabBar: </w:t>
      </w:r>
      <w:r>
        <w:rPr>
          <w:rtl w:val="0"/>
        </w:rPr>
        <w:t xml:space="preserve">fixed bottom bar with 4 items: Home, Money, Test, Prepare; active item brand, inactive ink64.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Mock values: </w:t>
      </w:r>
      <w:r>
        <w:rPr>
          <w:rtl w:val="0"/>
        </w:rPr>
        <w:t xml:space="preserve">the figures quoted in the details (RM 1,382 total cost, 2 of 6 short, RM 8,000 cash on hand, and so on) are the prototype mock record; every figure must be computed from the record, never hardcoded.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 rules: </w:t>
      </w:r>
      <w:r>
        <w:rPr>
          <w:rtl w:val="0"/>
        </w:rPr>
        <w:t xml:space="preserve">all strings live in a single localisation table (en / ms / zh) and never say "you can afford", "approved", "guaranteed", "forecast", "worst" or "weakest"; results are statements about the recorded past, not the future.</w:t>
      </w:r>
    </w:p>
    <w:p w:rsidR="00000000" w:rsidDel="00000000" w:rsidP="00000000" w:rsidRDefault="00000000" w:rsidRPr="00000000">
      <w:pPr>
        <w:rPr/>
      </w:pPr>
      <w:r>
        <w:rPr>
          <w:rtl w:val="0"/>
        </w:rPr>
        <w:t xml:space="preserve">Routes quoted per screen refer to the prototype’s internal navigation. Each acceptance criterion’s Details block ends with a direct link to its screen frame on the </w:t>
      </w:r>
      <w:hyperlink r:id="rId128">
        <w:r>
          <w:rPr>
            <w:color w:val="1155CC"/>
            <w:u w:val="single"/>
            <w:rtl w:val="0"/>
          </w:rPr>
          <w:t xml:space="preserve">"RM v2" Figma page (Yin Shan)</w:t>
        </w:r>
      </w:hyperlink>
      <w:r>
        <w:rPr>
          <w:rtl w:val="0"/>
        </w:rPr>
        <w:t xml:space="preserve">.</w:t>
      </w:r>
    </w:p>
    <w:p w:rsidR="00000000" w:rsidDel="00000000" w:rsidP="00000000" w:rsidRDefault="00000000" w:rsidRPr="00000000" w14:paraId="00000001">
      <w:pPr>
        <w:pStyle w:val="Heading2"/>
        <w:rPr/>
      </w:pPr>
      <w:r>
        <w:rPr>
          <w:rtl w:val="0"/>
        </w:rPr>
        <w:t xml:space="preserve">Epic 1 - income Builder</w:t>
      </w:r>
    </w:p>
    <w:p w:rsidR="00000000" w:rsidDel="00000000" w:rsidP="00000000" w:rsidRDefault="00000000" w:rsidRPr="00000000" w14:paraId="00000002">
      <w:pPr>
        <w:pStyle w:val="Heading2"/>
        <w:rPr/>
      </w:pPr>
      <w:r>
        <w:rPr>
          <w:rtl w:val="0"/>
        </w:rPr>
        <w:t xml:space="preserve">US1.1 - Record income from different sources</w:t>
      </w:r>
    </w:p>
    <w:p w:rsidR="00000000" w:rsidDel="00000000" w:rsidP="00000000" w:rsidRDefault="00000000" w:rsidRPr="00000000" w14:paraId="00000003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 with irregular income, I want to record income by amount, date and source so that RuMampu can build my income record from the earnings information I have.</w:t>
      </w:r>
    </w:p>
    <w:p w:rsidR="00000000" w:rsidDel="00000000" w:rsidP="00000000" w:rsidRDefault="00000000" w:rsidRPr="00000000" w14:paraId="00000004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Income</w:t>
      </w:r>
    </w:p>
    <w:p w:rsidR="00000000" w:rsidDel="00000000" w:rsidP="00000000" w:rsidRDefault="00000000" w:rsidRPr="00000000" w14:paraId="00000005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06">
      <w:pPr>
        <w:rPr/>
      </w:pPr>
      <w:r>
        <w:rPr>
          <w:b w:val="1"/>
          <w:bCs w:val="1"/>
          <w:rtl w:val="0"/>
        </w:rPr>
        <w:t xml:space="preserve">AC1.1.1 - Enter income amount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on the Income screen,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income entry form,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see a field for entering an income amount in RM.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Income (Money tab → Income); prototype route 'income'; Figma frame RM v2 / 09 Income.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first Field in the entry form Card — label 'Amount (RM)' (13px ink64) above a white input box (48px high, 1.5px ink40 border, radius 12), value in Space Grotesk Bold 16.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numeric keypad (inputmode=numeric); empty by default; field keeps focus while derived figures refresh.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08">
      <w:pPr>
        <w:rPr/>
      </w:pPr>
      <w:r>
        <w:rPr>
          <w:b w:val="1"/>
          <w:bCs w:val="1"/>
          <w:rtl w:val="0"/>
        </w:rPr>
        <w:t xml:space="preserve">AC1.1.2 - Enter income date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adding an income entry,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entry form,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select or enter the date associated with the income.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second Field, label 'Date', native date input in the same white-box style; calendar icon from the platform control.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defaults to today (mock: 2026-08-23); past dates allowed — this is how older entries get in manually.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0A">
      <w:pPr>
        <w:rPr/>
      </w:pPr>
      <w:r>
        <w:rPr>
          <w:b w:val="1"/>
          <w:bCs w:val="1"/>
          <w:rtl w:val="0"/>
        </w:rPr>
        <w:t xml:space="preserve">AC1.1.3 - Select an income source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adding an income entry,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available income sources,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select from the</w:t>
      </w:r>
      <w:sdt>
        <w:sdtPr>
          <w:id w:val="-486989868"/>
          <w:tag w:val="goog_rdk_0"/>
        </w:sdtPr>
        <w:sdtContent>
          <w:commentRangeStart w:id="0"/>
        </w:sdtContent>
      </w:sdt>
      <w:r>
        <w:rPr>
          <w:rtl w:val="0"/>
        </w:rPr>
        <w:t xml:space="preserve"> predefined income-source</w:t>
      </w:r>
      <w:sdt>
        <w:sdtPr>
          <w:id w:val="-370341767"/>
          <w:tag w:val="goog_rdk_1"/>
        </w:sdtPr>
        <w:sdtContent>
          <w:ins w:author="Rayhan Rayhan Makarim Laksana" w:id="0" w:date="2026-08-23T15:59:06Z">
            <w:commentRangeEnd w:id="0"/>
            <w:r>
              <w:commentReference w:id="0"/>
            </w:r>
          </w:ins>
          <w:sdt>
            <w:sdtPr>
              <w:id w:val="1429935051"/>
              <w:tag w:val="goog_rdk_2"/>
            </w:sdtPr>
            <w:sdtContent>
              <w:commentRangeStart w:id="1"/>
            </w:sdtContent>
          </w:sdt>
          <w:ins w:author="Rayhan Rayhan Makarim Laksana" w:id="0" w:date="2026-08-23T15:59:06Z">
            <w:sdt>
              <w:sdtPr>
                <w:id w:val="-357234993"/>
                <w:tag w:val="goog_rdk_3"/>
              </w:sdtPr>
              <w:sdtContent>
                <w:commentRangeStart w:id="2"/>
              </w:sdtContent>
            </w:sdt>
            <w:r>
              <w:rPr>
                <w:rtl w:val="0"/>
              </w:rPr>
              <w:t xml:space="preserve">: </w:t>
            </w:r>
          </w:ins>
        </w:sdtContent>
      </w:sdt>
      <w:commentRangeEnd w:id="1"/>
      <w:r>
        <w:commentReference w:id="1"/>
      </w:r>
      <w:commentRangeEnd w:id="2"/>
      <w:r>
        <w:commentReference w:id="2"/>
      </w:r>
      <w:r>
        <w:rPr>
          <w:rtl w:val="0"/>
        </w:rPr>
        <w:t xml:space="preserve">“E-hailing”, “Freelance”, “Part-time (fixed)”, options displayed by RuMampu or type it in myself.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'Source' label (13px ink64) above a wrapping Chip row: E-hailing, Freelance, Part-time (fixed).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States: </w:t>
      </w:r>
      <w:r>
        <w:rPr>
          <w:rtl w:val="0"/>
        </w:rPr>
        <w:t xml:space="preserve">single-select; selected chip = ink fill (#3C5152) with white 14px text; unselected = 1.5px ink40 outline, ink text; chips are 44px tall.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source names come from STRINGS (localised in en/ms/zh); never hardcoded.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0C">
      <w:pPr>
        <w:rPr/>
      </w:pPr>
      <w:r>
        <w:rPr>
          <w:b w:val="1"/>
          <w:bCs w:val="1"/>
          <w:rtl w:val="0"/>
        </w:rPr>
        <w:t xml:space="preserve">AC1.1.4 - Use multiple income sources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receive income from different types of work,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record separate income entries,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each entry can be associated with its own income source.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Data: </w:t>
      </w:r>
      <w:r>
        <w:rPr>
          <w:rtl w:val="0"/>
        </w:rPr>
        <w:t xml:space="preserve">each saved entry stores its own {amount, date, source}; the source chip selected at save time is what the entry keeps.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entry list shows the source name per row (see AC1.1.7), so mixed sources are visible side by side.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0E">
      <w:pPr>
        <w:rPr/>
      </w:pPr>
      <w:r>
        <w:rPr>
          <w:b w:val="1"/>
          <w:bCs w:val="1"/>
          <w:rtl w:val="0"/>
        </w:rPr>
        <w:t xml:space="preserve">AC1.1.5 - Add a custom income source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my income source is not one of the predefined choices,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the option to add my own source,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define an additional income source.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trailing outline chip '+ Your own source' opens a bottom Sheet: title, 'Source name' text field, primary button 'Add'.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on Add, the new source appears as a chip, pre-selected; it persists for future entries in the session; Saved toast confirms.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10">
      <w:pPr>
        <w:rPr/>
      </w:pPr>
      <w:r>
        <w:rPr>
          <w:b w:val="1"/>
          <w:bCs w:val="1"/>
          <w:rtl w:val="0"/>
        </w:rPr>
        <w:t xml:space="preserve">AC1.1.6 - Save an income entry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entered a valid income amount, date and source,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the action to add the income,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income entry is added to my current RuMampu record.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Primary button 'Add income' at the bottom of the form card (full-width, 52px, brand #4A9195 fill, white Space Grotesk Bold 19, radius 14).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on save the entry joins the record, the amount field clears (date and source stay), and a Toast shows: green ✓ + 'Entry saved. The analysis now uses {n} months.'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every derived screen (Home, Income pattern, Coverage, Result, Buffer…) recomputes from the same record — no separate refresh step.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12">
      <w:pPr>
        <w:rPr/>
      </w:pPr>
      <w:r>
        <w:rPr>
          <w:b w:val="1"/>
          <w:bCs w:val="1"/>
          <w:rtl w:val="0"/>
        </w:rPr>
        <w:t xml:space="preserve">AC1.1.7 - Display existing entries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income entries have already been recorded,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Income screen,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see previously recorded income entries with their dates, sources and amounts.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below the form, a list of the most recent entries (newest first, last 6): each row is a key-value Row — left '24 Jul · E-hailing' (15px ink), right amount in Space Grotesk Bold 14 + provenance label.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Format: </w:t>
      </w:r>
      <w:r>
        <w:rPr>
          <w:rtl w:val="0"/>
        </w:rPr>
        <w:t xml:space="preserve">money is 'RM 1,020' with tabular numerals; dates as day + short month.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14">
      <w:pPr>
        <w:rPr/>
      </w:pPr>
      <w:r>
        <w:rPr>
          <w:b w:val="1"/>
          <w:bCs w:val="1"/>
          <w:rtl w:val="0"/>
        </w:rPr>
        <w:t xml:space="preserve">AC1.1.8 - Identify user-entered values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an income amount was entered by me,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it is displayed in RuMampu,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interface can identify it as your data.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every listed amount carries the Provenance label ● YOUR DATA (11px caps, ink @64%, tappable → explainer sheet). This is the standard treatment for every figure in the app.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AC1.1.9 - Prevent negative income entry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>
        <w:rPr>
          <w:rtl w:val="0"/>
        </w:rPr>
        <w:t xml:space="preserve">Given I enter a negative income amount,</w:t>
        <w:br w:type="textWrapping"/>
        <w:t xml:space="preserve">When I attempt to add the income entry,</w:t>
        <w:br w:type="textWrapping"/>
        <w:t xml:space="preserve">Then RuMampu displays a warning instead of immediately adding the entry.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amount &lt; 0 → entry is NOT saved; a Caution note (card with 4px #FEC844 left border) appears inside the form: 'An amount below zero can't be saved.'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an empty amount simply refocuses the field (no error state); zero-value entries are not created.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AC1.1.10 - Warn about an unusually high income entry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>
        <w:rPr>
          <w:rtl w:val="0"/>
        </w:rPr>
        <w:t xml:space="preserve">Given the income amount I enter is unusually high compared with my existing entries,</w:t>
        <w:br w:type="textWrapping"/>
        <w:t xml:space="preserve"> When I attempt to add the income,</w:t>
        <w:br w:type="textWrapping"/>
        <w:t xml:space="preserve"> Then RuMampu displays a warning and provides an option to keep the entry.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Rule: </w:t>
      </w:r>
      <w:r>
        <w:rPr>
          <w:rtl w:val="0"/>
        </w:rPr>
        <w:t xml:space="preserve">'unusually high' = more than 3× the median of existing entry amounts.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Caution note inside the form: 'Well above your usual entries. Keep it?' with an underlined 'Keep' action (44px target).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'Keep' saves the entry as-is; editing the amount clears the flag; the note never blocks permanently — the user decides.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1A">
      <w:pPr>
        <w:pStyle w:val="Heading2"/>
        <w:rPr/>
      </w:pPr>
      <w:r>
        <w:rPr>
          <w:rtl w:val="0"/>
        </w:rPr>
        <w:t xml:space="preserve">US1.2 - Add historical income</w:t>
      </w:r>
    </w:p>
    <w:p w:rsidR="00000000" w:rsidDel="00000000" w:rsidP="00000000" w:rsidRDefault="00000000" w:rsidRPr="00000000" w14:paraId="0000001B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 with previous income information, I want to add a past month's income so that my RuMampu record can include income from periods before I started using the app.</w:t>
      </w:r>
    </w:p>
    <w:p w:rsidR="00000000" w:rsidDel="00000000" w:rsidP="00000000" w:rsidRDefault="00000000" w:rsidRPr="00000000" w14:paraId="0000001C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Income</w:t>
      </w:r>
    </w:p>
    <w:p w:rsidR="00000000" w:rsidDel="00000000" w:rsidP="00000000" w:rsidRDefault="00000000" w:rsidRPr="00000000" w14:paraId="0000001D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1E">
      <w:pPr>
        <w:rPr/>
      </w:pPr>
      <w:r>
        <w:rPr>
          <w:b w:val="1"/>
          <w:bCs w:val="1"/>
          <w:rtl w:val="0"/>
        </w:rPr>
        <w:t xml:space="preserve">AC1.2.1 - Access past-month entry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on the Income screen,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choose Add a past month,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am provided with a way to add income for an earlier month.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underlined text link 'Add a past month' (16px ink, 2px brand underline) directly beneath the entry form card.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opens a bottom Sheet over the screen.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20">
      <w:pPr>
        <w:rPr/>
      </w:pPr>
      <w:r>
        <w:rPr>
          <w:b w:val="1"/>
          <w:bCs w:val="1"/>
          <w:rtl w:val="0"/>
        </w:rPr>
        <w:t xml:space="preserve">AC1.2.2 - Enter a monthly total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adding a past month,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do not have individual transaction-level income entries for that month,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allows the month to be represented using one total amount.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sheet contains hint 'One total for that month is enough.' (13px ink64), a Date dropdown listing up to the 6 months before the earliest recorded month (e.g. Jan 2026 back to Aug 2025), an 'Amount (RM)' field, and primary 'Add'.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the total is stored as a single entry dated the 15th of the chosen month, under the currently selected source.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22">
      <w:pPr>
        <w:rPr/>
      </w:pPr>
      <w:r>
        <w:rPr>
          <w:b w:val="1"/>
          <w:bCs w:val="1"/>
          <w:rtl w:val="0"/>
        </w:rPr>
        <w:t xml:space="preserve">AC1.2.3 - Include past income in analysis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successfully add income for a past month,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return to the RuMampu financial record,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recorded-month count can include that additional month.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on save, the Toast reads 'Entry saved. The analysis now uses {n} months.' with the NEW month count; Home's recorded-months figure, the coverage strip, Income pattern, and any test recompute immediately (single data source).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AC1.2.4 - Allow any available history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I have fewer than 6 or 12 months of income history</w:t>
        <w:br w:type="textWrapping"/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build my RuMampu financial record</w:t>
        <w:br w:type="textWrapping"/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RuMampu allows me to continue using whatever historical periods I currently have.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no minimum month count is enforced anywhere in the app; all flows work from one entry upward.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honesty instead of blocking — with fewer than 4 recorded months, Home and Result show a Caution note ('{n} months is a thin record…' / 'Only {n} months recorded…'); the user is never stopped.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26">
      <w:pPr>
        <w:pStyle w:val="Heading2"/>
        <w:rPr/>
      </w:pPr>
      <w:r>
        <w:rPr>
          <w:rtl w:val="0"/>
        </w:rPr>
        <w:t xml:space="preserve">US1.3 - Record direct work-related costs</w:t>
      </w:r>
    </w:p>
    <w:p w:rsidR="00000000" w:rsidDel="00000000" w:rsidP="00000000" w:rsidRDefault="00000000" w:rsidRPr="00000000" w14:paraId="00000027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to record costs required to earn my income so that RuMampu can distinguish gross earnings from income after work costs.</w:t>
      </w:r>
    </w:p>
    <w:p w:rsidR="00000000" w:rsidDel="00000000" w:rsidP="00000000" w:rsidRDefault="00000000" w:rsidRPr="00000000" w14:paraId="00000028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Work costs</w:t>
      </w:r>
    </w:p>
    <w:p w:rsidR="00000000" w:rsidDel="00000000" w:rsidP="00000000" w:rsidRDefault="00000000" w:rsidRPr="00000000" w14:paraId="00000029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2A">
      <w:pPr>
        <w:rPr/>
      </w:pPr>
      <w:r>
        <w:rPr>
          <w:b w:val="1"/>
          <w:bCs w:val="1"/>
          <w:rtl w:val="0"/>
        </w:rPr>
        <w:t xml:space="preserve">AC1.3.1 - View work-cost categories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the Work costs screen,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screen loads,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see separate work-cost items.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Work costs; route 'workcosts'; Figma frame RM v2 / 10 Work costs.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one Card listing five preset Edit rows: Petrol, Servicing, Platform fees, Phone data, Road tax &amp; insurance (mock values 480 / 75 / 130 / 55 / 95).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1">
        <w:r>
          <w:rPr>
            <w:color w:val="1155CC"/>
            <w:u w:val="single"/>
            <w:rtl w:val="0"/>
          </w:rPr>
          <w:t xml:space="preserve">RM v2 / 10 Work costs</w:t>
        </w:r>
      </w:hyperlink>
    </w:p>
    <w:p w:rsidR="00000000" w:rsidDel="00000000" w:rsidP="00000000" w:rsidRDefault="00000000" w:rsidRPr="00000000" w14:paraId="0000002C">
      <w:pPr>
        <w:rPr/>
      </w:pPr>
      <w:r>
        <w:rPr>
          <w:b w:val="1"/>
          <w:bCs w:val="1"/>
          <w:rtl w:val="0"/>
        </w:rPr>
        <w:t xml:space="preserve">AC1.3.2 - Edit work-cost amounts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 work-cost item is displayed,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enter or change its amount,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new amount is reflected in the visible work-cost information.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each Edit row = label (15px ink) with its ● YOUR DATA provenance stacked beneath on the left, and a white value box (Space Grotesk Bold 15, ink40 border, radius 12) on the right.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edits recompute all derived figures after a ~0.6s debounce; focus and caret position are preserved through the refresh.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1">
        <w:r>
          <w:rPr>
            <w:color w:val="1155CC"/>
            <w:u w:val="single"/>
            <w:rtl w:val="0"/>
          </w:rPr>
          <w:t xml:space="preserve">RM v2 / 10 Work costs</w:t>
        </w:r>
      </w:hyperlink>
    </w:p>
    <w:p w:rsidR="00000000" w:rsidDel="00000000" w:rsidP="00000000" w:rsidRDefault="00000000" w:rsidRPr="00000000" w14:paraId="0000002E">
      <w:pPr>
        <w:rPr/>
      </w:pPr>
      <w:r>
        <w:rPr>
          <w:b w:val="1"/>
          <w:bCs w:val="1"/>
          <w:rtl w:val="0"/>
        </w:rPr>
        <w:t xml:space="preserve">AC1.3.3 - Record different work costs separately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more than one direct cost of earning income,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record the costs,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each cost can be represented as a separate item.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Data: </w:t>
      </w:r>
      <w:r>
        <w:rPr>
          <w:rtl w:val="0"/>
        </w:rPr>
        <w:t xml:space="preserve">one row per cost; amounts are independent; the work-cost total is the simple sum used by the income-after-work-costs calculation.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1">
        <w:r>
          <w:rPr>
            <w:color w:val="1155CC"/>
            <w:u w:val="single"/>
            <w:rtl w:val="0"/>
          </w:rPr>
          <w:t xml:space="preserve">RM v2 / 10 Work costs</w:t>
        </w:r>
      </w:hyperlink>
    </w:p>
    <w:p w:rsidR="00000000" w:rsidDel="00000000" w:rsidP="00000000" w:rsidRDefault="00000000" w:rsidRPr="00000000" w14:paraId="00000030">
      <w:pPr>
        <w:rPr/>
      </w:pPr>
      <w:r>
        <w:rPr>
          <w:b w:val="1"/>
          <w:bCs w:val="1"/>
          <w:rtl w:val="0"/>
        </w:rPr>
        <w:t xml:space="preserve">AC1.3.4 - Add my own work cost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one of my work costs is not represented by an existing item,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use the custom-cost option,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add another work-cost category.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underlined link '+ Your own cost' at the card foot → bottom Sheet with 'Source name' text field and 'Amount (RM)' field, primary 'Add'.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the new cost appends as a normal editable row and joins the total immediately.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1">
        <w:r>
          <w:rPr>
            <w:color w:val="1155CC"/>
            <w:u w:val="single"/>
            <w:rtl w:val="0"/>
          </w:rPr>
          <w:t xml:space="preserve">RM v2 / 10 Work costs</w:t>
        </w:r>
      </w:hyperlink>
    </w:p>
    <w:p w:rsidR="00000000" w:rsidDel="00000000" w:rsidP="00000000" w:rsidRDefault="00000000" w:rsidRPr="00000000" w14:paraId="00000032">
      <w:pPr>
        <w:rPr/>
      </w:pPr>
      <w:r>
        <w:rPr>
          <w:b w:val="1"/>
          <w:bCs w:val="1"/>
          <w:rtl w:val="0"/>
        </w:rPr>
        <w:t xml:space="preserve">AC1.3.5 - Show income after work costs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RuMampu has income and work-cost information,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Work costs screen,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interface displays an Income after work costs figure.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a second Card: caption 'Income after work costs' (13px ink64), the figure in Space Grotesk Bold 26 (mock RM 4,364), then '/ month, average · Every later screen uses this number.' (13px ink64).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Calc: </w:t>
      </w:r>
      <w:r>
        <w:rPr>
          <w:rtl w:val="0"/>
        </w:rPr>
        <w:t xml:space="preserve">average over recorded months of (month gross income − work-cost total).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1">
        <w:r>
          <w:rPr>
            <w:color w:val="1155CC"/>
            <w:u w:val="single"/>
            <w:rtl w:val="0"/>
          </w:rPr>
          <w:t xml:space="preserve">RM v2 / 10 Work costs</w:t>
        </w:r>
      </w:hyperlink>
    </w:p>
    <w:p w:rsidR="00000000" w:rsidDel="00000000" w:rsidP="00000000" w:rsidRDefault="00000000" w:rsidRPr="00000000" w14:paraId="00000034">
      <w:pPr>
        <w:rPr/>
      </w:pPr>
      <w:r>
        <w:rPr>
          <w:b w:val="1"/>
          <w:bCs w:val="1"/>
          <w:rtl w:val="0"/>
        </w:rPr>
        <w:t xml:space="preserve">AC1.3.6 - Identify calculated income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income-after-work-costs figure is derived from the information in my record,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result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it is identified as a calculated figure.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figure carries the Provenance label ▸ CALCULATED; tapping it opens the explainer sheet ('Derived Calculation: arithmetic on your own records. Nothing else added.').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1">
        <w:r>
          <w:rPr>
            <w:color w:val="1155CC"/>
            <w:u w:val="single"/>
            <w:rtl w:val="0"/>
          </w:rPr>
          <w:t xml:space="preserve">RM v2 / 10 Work costs</w:t>
        </w:r>
      </w:hyperlink>
    </w:p>
    <w:p w:rsidR="00000000" w:rsidDel="00000000" w:rsidP="00000000" w:rsidRDefault="00000000" w:rsidRPr="00000000" w14:paraId="00000036">
      <w:pPr>
        <w:pStyle w:val="Heading2"/>
        <w:rPr/>
      </w:pPr>
      <w:r>
        <w:rPr>
          <w:rtl w:val="0"/>
        </w:rPr>
        <w:t xml:space="preserve">US1.4 - Record regular financial commitments</w:t>
      </w:r>
    </w:p>
    <w:p w:rsidR="00000000" w:rsidDel="00000000" w:rsidP="00000000" w:rsidRDefault="00000000" w:rsidRPr="00000000" w14:paraId="00000037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to record my regular living costs, debt payments and savings so that RuMampu can represent the commitments I already have.</w:t>
      </w:r>
    </w:p>
    <w:p w:rsidR="00000000" w:rsidDel="00000000" w:rsidP="00000000" w:rsidRDefault="00000000" w:rsidRPr="00000000" w14:paraId="00000038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Commitments</w:t>
      </w:r>
    </w:p>
    <w:p w:rsidR="00000000" w:rsidDel="00000000" w:rsidP="00000000" w:rsidRDefault="00000000" w:rsidRPr="00000000" w14:paraId="00000039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3A">
      <w:pPr>
        <w:rPr/>
      </w:pPr>
      <w:r>
        <w:rPr>
          <w:b w:val="1"/>
          <w:bCs w:val="1"/>
          <w:rtl w:val="0"/>
        </w:rPr>
        <w:t xml:space="preserve">AC1.4.1 - Record living costs</w:t>
      </w:r>
      <w:r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the Commitments screen,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available commitment sections,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record regular living-cost items.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Commitments; route 'commit'; Figma frame RM v2 / 11 Commitments.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first of three stacked Cards, titled 'Living costs' (13px ink64): Edit rows Rent 700, Food 900, Utilities 180, Family support 300 — same row anatomy as Work costs (label + ● left, white value box right).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2">
        <w:r>
          <w:rPr>
            <w:color w:val="1155CC"/>
            <w:u w:val="single"/>
            <w:rtl w:val="0"/>
          </w:rPr>
          <w:t xml:space="preserve">RM v2 / 11 Commitments</w:t>
        </w:r>
      </w:hyperlink>
    </w:p>
    <w:p w:rsidR="00000000" w:rsidDel="00000000" w:rsidP="00000000" w:rsidRDefault="00000000" w:rsidRPr="00000000" w14:paraId="0000003C">
      <w:pPr>
        <w:rPr/>
      </w:pPr>
      <w:r>
        <w:rPr>
          <w:b w:val="1"/>
          <w:bCs w:val="1"/>
          <w:rtl w:val="0"/>
        </w:rPr>
        <w:t xml:space="preserve">AC1.4.2 - Record debt payments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recurring debt payments,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debt section,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enter the amounts of those debt commitments.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second Card 'Debt repayments': Motor loan 420, PTPTN 150; identical row anatomy and editing behaviour.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2">
        <w:r>
          <w:rPr>
            <w:color w:val="1155CC"/>
            <w:u w:val="single"/>
            <w:rtl w:val="0"/>
          </w:rPr>
          <w:t xml:space="preserve">RM v2 / 11 Commitments</w:t>
        </w:r>
      </w:hyperlink>
    </w:p>
    <w:p w:rsidR="00000000" w:rsidDel="00000000" w:rsidP="00000000" w:rsidRDefault="00000000" w:rsidRPr="00000000" w14:paraId="0000003E">
      <w:pPr>
        <w:rPr/>
      </w:pPr>
      <w:r>
        <w:rPr>
          <w:b w:val="1"/>
          <w:bCs w:val="1"/>
          <w:rtl w:val="0"/>
        </w:rPr>
        <w:t xml:space="preserve">AC1.4.3 - Record savings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make regular savings contributions,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savings section,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enter my regular savings amount.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third Card 'Savings': Monthly savings 100; savings are treated as a commitment the test must clear, not spare cash.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2">
        <w:r>
          <w:rPr>
            <w:color w:val="1155CC"/>
            <w:u w:val="single"/>
            <w:rtl w:val="0"/>
          </w:rPr>
          <w:t xml:space="preserve">RM v2 / 11 Commitments</w:t>
        </w:r>
      </w:hyperlink>
    </w:p>
    <w:p w:rsidR="00000000" w:rsidDel="00000000" w:rsidP="00000000" w:rsidRDefault="00000000" w:rsidRPr="00000000" w14:paraId="00000040">
      <w:pPr>
        <w:rPr/>
      </w:pPr>
      <w:r>
        <w:rPr>
          <w:b w:val="1"/>
          <w:bCs w:val="1"/>
          <w:rtl w:val="0"/>
        </w:rPr>
        <w:t xml:space="preserve">AC1.4.4 - Keep commitment types visually separated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different kinds of financial commitments,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Commitments screen,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living costs, debt payments and savings are presented as separate groups.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separation is carried by the three Cards themselves (#EFF3F2 fill, 1px ink14 border, radius 14, 12px vertical gaps) — no extra dividers needed.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2">
        <w:r>
          <w:rPr>
            <w:color w:val="1155CC"/>
            <w:u w:val="single"/>
            <w:rtl w:val="0"/>
          </w:rPr>
          <w:t xml:space="preserve">RM v2 / 11 Commitments</w:t>
        </w:r>
      </w:hyperlink>
    </w:p>
    <w:p w:rsidR="00000000" w:rsidDel="00000000" w:rsidP="00000000" w:rsidRDefault="00000000" w:rsidRPr="00000000" w14:paraId="00000042">
      <w:pPr>
        <w:rPr/>
      </w:pPr>
      <w:r>
        <w:rPr>
          <w:b w:val="1"/>
          <w:bCs w:val="1"/>
          <w:rtl w:val="0"/>
        </w:rPr>
        <w:t xml:space="preserve">AC1.4.5 - Display total commitments</w:t>
      </w:r>
      <w:r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commitment amounts have been entered,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screen,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a total commitment amount.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below the cards, a key-value Row: 'Total commitments' (15px) with the sum in Space Grotesk Bold 17 (mock RM 2,750).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2">
        <w:r>
          <w:rPr>
            <w:color w:val="1155CC"/>
            <w:u w:val="single"/>
            <w:rtl w:val="0"/>
          </w:rPr>
          <w:t xml:space="preserve">RM v2 / 11 Commitments</w:t>
        </w:r>
      </w:hyperlink>
    </w:p>
    <w:p w:rsidR="00000000" w:rsidDel="00000000" w:rsidP="00000000" w:rsidRDefault="00000000" w:rsidRPr="00000000" w14:paraId="00000044">
      <w:pPr>
        <w:rPr/>
      </w:pPr>
      <w:r>
        <w:rPr>
          <w:b w:val="1"/>
          <w:bCs w:val="1"/>
          <w:rtl w:val="0"/>
        </w:rPr>
        <w:t xml:space="preserve">AC1.4.6 - Identify total as calculated</w:t>
      </w:r>
      <w:r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total commitment amount is derived from the individual commitment items,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it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it is identified as calculated.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total carries ▸ CALCULATED.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Related state: when an expense month has ≥20 logged days, a note Card appears here: 'Jul used your recorded expenses, RM 1,025, in place of the food and family estimate.' + ● YOUR DATA — recorded actuals replace the flat food+family estimate for that month in every test.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2">
        <w:r>
          <w:rPr>
            <w:color w:val="1155CC"/>
            <w:u w:val="single"/>
            <w:rtl w:val="0"/>
          </w:rPr>
          <w:t xml:space="preserve">RM v2 / 11 Commitments</w:t>
        </w:r>
      </w:hyperlink>
    </w:p>
    <w:p w:rsidR="00000000" w:rsidDel="00000000" w:rsidP="00000000" w:rsidRDefault="00000000" w:rsidRPr="00000000" w14:paraId="00000046">
      <w:pPr>
        <w:pStyle w:val="Heading2"/>
        <w:rPr/>
      </w:pPr>
      <w:r>
        <w:rPr>
          <w:rtl w:val="0"/>
        </w:rPr>
        <w:t xml:space="preserve">US1.5 - Record daily expenses manually</w:t>
      </w:r>
    </w:p>
    <w:p w:rsidR="00000000" w:rsidDel="00000000" w:rsidP="00000000" w:rsidRDefault="00000000" w:rsidRPr="00000000" w14:paraId="00000047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to record individual daily expenses so that RuMampu can build a more detailed picture of my monthly spending.</w:t>
      </w:r>
    </w:p>
    <w:p w:rsidR="00000000" w:rsidDel="00000000" w:rsidP="00000000" w:rsidRDefault="00000000" w:rsidRPr="00000000" w14:paraId="00000048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Add expense</w:t>
      </w:r>
    </w:p>
    <w:p w:rsidR="00000000" w:rsidDel="00000000" w:rsidP="00000000" w:rsidRDefault="00000000" w:rsidRPr="00000000" w14:paraId="00000049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4A">
      <w:pPr>
        <w:rPr/>
      </w:pPr>
      <w:r>
        <w:rPr>
          <w:b w:val="1"/>
          <w:bCs w:val="1"/>
          <w:rtl w:val="0"/>
        </w:rPr>
        <w:t xml:space="preserve">AC1.5.1 - Enter an expense amount</w:t>
      </w:r>
      <w:r>
        <w:rPr>
          <w:rtl w:val="0"/>
        </w:rPr>
      </w:r>
    </w:p>
    <w:p w:rsidR="00000000" w:rsidDel="00000000" w:rsidP="00000000" w:rsidRDefault="00000000" w:rsidRPr="00000000" w14:paraId="0000004B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the Add expense screen,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form,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enter an expense amount in RM.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Add expense; route 'expadd'; Figma frame RM v2 / 23 Add expense; reached from Daily expenses' primary button.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'Amount (RM)' Field first (keypad-first pattern, decimal input step 0.01), Space Grotesk Bold 16 value.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3">
        <w:r>
          <w:rPr>
            <w:color w:val="1155CC"/>
            <w:u w:val="single"/>
            <w:rtl w:val="0"/>
          </w:rPr>
          <w:t xml:space="preserve">RM v2 / 23 Add expense</w:t>
        </w:r>
      </w:hyperlink>
    </w:p>
    <w:p w:rsidR="00000000" w:rsidDel="00000000" w:rsidP="00000000" w:rsidRDefault="00000000" w:rsidRPr="00000000" w14:paraId="0000004C">
      <w:pPr>
        <w:rPr/>
      </w:pPr>
      <w:r>
        <w:rPr>
          <w:b w:val="1"/>
          <w:bCs w:val="1"/>
          <w:rtl w:val="0"/>
        </w:rPr>
        <w:t xml:space="preserve">AC1.5.2 - Select an expense category</w:t>
      </w:r>
      <w:r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recording an expense,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available categories,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select the category that best represents the expense.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'Category' label above a wrapping Chip row; single-select; selected chip ink-filled with white text.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3">
        <w:r>
          <w:rPr>
            <w:color w:val="1155CC"/>
            <w:u w:val="single"/>
            <w:rtl w:val="0"/>
          </w:rPr>
          <w:t xml:space="preserve">RM v2 / 23 Add expense</w:t>
        </w:r>
      </w:hyperlink>
    </w:p>
    <w:p w:rsidR="00000000" w:rsidDel="00000000" w:rsidP="00000000" w:rsidRDefault="00000000" w:rsidRPr="00000000" w14:paraId="0000004E">
      <w:pPr>
        <w:rPr/>
      </w:pPr>
      <w:r>
        <w:rPr>
          <w:b w:val="1"/>
          <w:bCs w:val="1"/>
          <w:rtl w:val="0"/>
        </w:rPr>
        <w:t xml:space="preserve">AC1.5.3 - Use predefined categories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selecting a category,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predefined categories are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choose from categories such as Meals, Groceries, Tolls &amp; parking, Family and Other.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Chips (exact set and order): Meals, Groceries, Tolls &amp; parking, Family, Other — deliberately excludes petrol/servicing/phone, which live in Work costs to prevent double counting.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3">
        <w:r>
          <w:rPr>
            <w:color w:val="1155CC"/>
            <w:u w:val="single"/>
            <w:rtl w:val="0"/>
          </w:rPr>
          <w:t xml:space="preserve">RM v2 / 23 Add expense</w:t>
        </w:r>
      </w:hyperlink>
    </w:p>
    <w:p w:rsidR="00000000" w:rsidDel="00000000" w:rsidP="00000000" w:rsidRDefault="00000000" w:rsidRPr="00000000" w14:paraId="00000050">
      <w:pPr>
        <w:rPr/>
      </w:pPr>
      <w:r>
        <w:rPr>
          <w:b w:val="1"/>
          <w:bCs w:val="1"/>
          <w:rtl w:val="0"/>
        </w:rPr>
        <w:t xml:space="preserve">AC1.5.4 - Add a custom category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none of the displayed categories describes my expense,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choose Your own category,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add a category of my own.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trailing chip '+ Your own category' → bottom Sheet with a name field and 'Add'; the new category chip appears selected and joins all category lists (By category, Monthly summary, Spending limits).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3">
        <w:r>
          <w:rPr>
            <w:color w:val="1155CC"/>
            <w:u w:val="single"/>
            <w:rtl w:val="0"/>
          </w:rPr>
          <w:t xml:space="preserve">RM v2 / 23 Add expense</w:t>
        </w:r>
      </w:hyperlink>
    </w:p>
    <w:p w:rsidR="00000000" w:rsidDel="00000000" w:rsidP="00000000" w:rsidRDefault="00000000" w:rsidRPr="00000000" w14:paraId="00000052">
      <w:pPr>
        <w:rPr/>
      </w:pPr>
      <w:r>
        <w:rPr>
          <w:b w:val="1"/>
          <w:bCs w:val="1"/>
          <w:rtl w:val="0"/>
        </w:rPr>
        <w:t xml:space="preserve">AC1.5.5 - Enter expense date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recording an expense,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complete the expense form,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specify the date of the expense.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'Date' Field, native date input, defaults to today.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3">
        <w:r>
          <w:rPr>
            <w:color w:val="1155CC"/>
            <w:u w:val="single"/>
            <w:rtl w:val="0"/>
          </w:rPr>
          <w:t xml:space="preserve">RM v2 / 23 Add expense</w:t>
        </w:r>
      </w:hyperlink>
    </w:p>
    <w:p w:rsidR="00000000" w:rsidDel="00000000" w:rsidP="00000000" w:rsidRDefault="00000000" w:rsidRPr="00000000" w14:paraId="00000054">
      <w:pPr>
        <w:rPr/>
      </w:pPr>
      <w:r>
        <w:rPr>
          <w:b w:val="1"/>
          <w:bCs w:val="1"/>
          <w:rtl w:val="0"/>
        </w:rPr>
        <w:t xml:space="preserve">AC1.5.6 - Add the expense</w:t>
      </w:r>
      <w:r>
        <w:rPr>
          <w:rtl w:val="0"/>
        </w:rPr>
      </w:r>
    </w:p>
    <w:p w:rsidR="00000000" w:rsidDel="00000000" w:rsidP="00000000" w:rsidRDefault="00000000" w:rsidRPr="00000000" w14:paraId="0000005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entered a positive expense amount,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Add expense,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expense is added to the current financial record.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Primary button 'Add expense' inside the form card.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requires amount &gt; 0 (otherwise the field refocuses); on save, navigates back to Daily expenses and shows the Toast 'Saved. {month} so far: RM {running total}.'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3">
        <w:r>
          <w:rPr>
            <w:color w:val="1155CC"/>
            <w:u w:val="single"/>
            <w:rtl w:val="0"/>
          </w:rPr>
          <w:t xml:space="preserve">RM v2 / 23 Add expense</w:t>
        </w:r>
      </w:hyperlink>
    </w:p>
    <w:p w:rsidR="00000000" w:rsidDel="00000000" w:rsidP="00000000" w:rsidRDefault="00000000" w:rsidRPr="00000000" w14:paraId="00000056">
      <w:pPr>
        <w:pStyle w:val="Heading2"/>
        <w:rPr/>
      </w:pPr>
      <w:r>
        <w:rPr>
          <w:rtl w:val="0"/>
        </w:rPr>
        <w:t xml:space="preserve">US1.6 - Review recorded daily expenses</w:t>
      </w:r>
    </w:p>
    <w:p w:rsidR="00000000" w:rsidDel="00000000" w:rsidP="00000000" w:rsidRDefault="00000000" w:rsidRPr="00000000" w14:paraId="00000057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to see the expenses I have recorded during the month so that I can understand how much spending RuMampu currently knows about.</w:t>
      </w:r>
    </w:p>
    <w:p w:rsidR="00000000" w:rsidDel="00000000" w:rsidP="00000000" w:rsidRDefault="00000000" w:rsidRPr="00000000" w14:paraId="00000058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Daily expenses</w:t>
      </w:r>
    </w:p>
    <w:p w:rsidR="00000000" w:rsidDel="00000000" w:rsidP="00000000" w:rsidRDefault="00000000" w:rsidRPr="00000000" w14:paraId="00000059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5A">
      <w:pPr>
        <w:rPr/>
      </w:pPr>
      <w:r>
        <w:rPr>
          <w:b w:val="1"/>
          <w:bCs w:val="1"/>
          <w:rtl w:val="0"/>
        </w:rPr>
        <w:t xml:space="preserve">AC1.6.1 - Display current monthly spending</w:t>
      </w:r>
      <w:r>
        <w:rPr>
          <w:rtl w:val="0"/>
        </w:rPr>
      </w:r>
    </w:p>
    <w:p w:rsidR="00000000" w:rsidDel="00000000" w:rsidP="00000000" w:rsidRDefault="00000000" w:rsidRPr="00000000" w14:paraId="0000005B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recorded expenses,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open Daily expenses,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the amount recorded so far for the latest recorded expense month.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Daily expenses (Money tab row with receipt icon); route 'expenses'; Figma frame RM v2 / 04 Daily expenses.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headline figure in Space Grotesk Bold 38 (mock RM 805) + ● YOUR DATA; the month shown is the latest month containing any expense entry.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4">
        <w:r>
          <w:rPr>
            <w:color w:val="1155CC"/>
            <w:u w:val="single"/>
            <w:rtl w:val="0"/>
          </w:rPr>
          <w:t xml:space="preserve">RM v2 / 04 Daily expenses</w:t>
        </w:r>
      </w:hyperlink>
    </w:p>
    <w:p w:rsidR="00000000" w:rsidDel="00000000" w:rsidP="00000000" w:rsidRDefault="00000000" w:rsidRPr="00000000" w14:paraId="0000005C">
      <w:pPr>
        <w:rPr/>
      </w:pPr>
      <w:r>
        <w:rPr>
          <w:b w:val="1"/>
          <w:bCs w:val="1"/>
          <w:rtl w:val="0"/>
        </w:rPr>
        <w:t xml:space="preserve">AC1.6.2 - Display recorded days</w:t>
      </w:r>
      <w:r>
        <w:rPr>
          <w:rtl w:val="0"/>
        </w:rPr>
      </w:r>
    </w:p>
    <w:p w:rsidR="00000000" w:rsidDel="00000000" w:rsidP="00000000" w:rsidRDefault="00000000" w:rsidRPr="00000000" w14:paraId="0000005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expenses have been entered on different dates,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Daily expenses,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interface displays how many days have been recorded.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caption line under the figure: '{month} so far · {d} days recorded' (13px ink64); d = count of distinct entry dates in that month.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4">
        <w:r>
          <w:rPr>
            <w:color w:val="1155CC"/>
            <w:u w:val="single"/>
            <w:rtl w:val="0"/>
          </w:rPr>
          <w:t xml:space="preserve">RM v2 / 04 Daily expenses</w:t>
        </w:r>
      </w:hyperlink>
    </w:p>
    <w:p w:rsidR="00000000" w:rsidDel="00000000" w:rsidP="00000000" w:rsidRDefault="00000000" w:rsidRPr="00000000" w14:paraId="0000005E">
      <w:pPr>
        <w:rPr/>
      </w:pPr>
      <w:r>
        <w:rPr>
          <w:b w:val="1"/>
          <w:bCs w:val="1"/>
          <w:rtl w:val="0"/>
        </w:rPr>
        <w:t xml:space="preserve">AC1.6.3 - Display individual expenses</w:t>
      </w:r>
      <w:r>
        <w:rPr>
          <w:rtl w:val="0"/>
        </w:rPr>
      </w:r>
    </w:p>
    <w:p w:rsidR="00000000" w:rsidDel="00000000" w:rsidP="00000000" w:rsidRDefault="00000000" w:rsidRPr="00000000" w14:paraId="0000005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individual expenses are available,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expense list,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see the relevant recorded expense entries.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list of the 6 most recent entries, newest first — key-value Rows: '23 Aug · Tolls &amp; parking' left, amount (Space Grotesk Bold 14, cents shown when present) + ● right.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Also on screen: underlined 'By category' expander revealing a Card of per-category totals for the month, each + ▸ CALCULATED.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4">
        <w:r>
          <w:rPr>
            <w:color w:val="1155CC"/>
            <w:u w:val="single"/>
            <w:rtl w:val="0"/>
          </w:rPr>
          <w:t xml:space="preserve">RM v2 / 04 Daily expenses</w:t>
        </w:r>
      </w:hyperlink>
    </w:p>
    <w:p w:rsidR="00000000" w:rsidDel="00000000" w:rsidP="00000000" w:rsidRDefault="00000000" w:rsidRPr="00000000" w14:paraId="00000060">
      <w:pPr>
        <w:rPr/>
      </w:pPr>
      <w:r>
        <w:rPr>
          <w:b w:val="1"/>
          <w:bCs w:val="1"/>
          <w:rtl w:val="0"/>
        </w:rPr>
        <w:t xml:space="preserve">AC1.6.4 - Access manual expense entry</w:t>
      </w:r>
      <w:r>
        <w:rPr>
          <w:rtl w:val="0"/>
        </w:rPr>
      </w:r>
    </w:p>
    <w:p w:rsidR="00000000" w:rsidDel="00000000" w:rsidP="00000000" w:rsidRDefault="00000000" w:rsidRPr="00000000" w14:paraId="0000006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want to add another expense,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Add expense,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access the manual expense-entry screen.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Primary button 'Add expense' (the screen's one brand button) → Add expense screen.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4">
        <w:r>
          <w:rPr>
            <w:color w:val="1155CC"/>
            <w:u w:val="single"/>
            <w:rtl w:val="0"/>
          </w:rPr>
          <w:t xml:space="preserve">RM v2 / 04 Daily expenses</w:t>
        </w:r>
      </w:hyperlink>
    </w:p>
    <w:p w:rsidR="00000000" w:rsidDel="00000000" w:rsidP="00000000" w:rsidRDefault="00000000" w:rsidRPr="00000000" w14:paraId="00000062">
      <w:pPr>
        <w:rPr/>
      </w:pPr>
      <w:r>
        <w:rPr>
          <w:b w:val="1"/>
          <w:bCs w:val="1"/>
          <w:rtl w:val="0"/>
        </w:rPr>
        <w:t xml:space="preserve">AC1.6.5 - Access receipt-entry flow</w:t>
      </w:r>
      <w:r>
        <w:rPr>
          <w:rtl w:val="0"/>
        </w:rPr>
      </w:r>
    </w:p>
    <w:p w:rsidR="00000000" w:rsidDel="00000000" w:rsidP="00000000" w:rsidRDefault="00000000" w:rsidRPr="00000000" w14:paraId="0000006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want to use a receipt to create an expense entry,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Scan a receipt,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access the receipt preview flow.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Quiet row — camera line icon (22px ink), 'Scan a receipt', a caution Badge 'PREVIEW' (10px caps on #FEC844), '→' — navigates to the receipt flow.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Note: the badge marks the AI extraction as staged/preview functionality in this prototype.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4">
        <w:r>
          <w:rPr>
            <w:color w:val="1155CC"/>
            <w:u w:val="single"/>
            <w:rtl w:val="0"/>
          </w:rPr>
          <w:t xml:space="preserve">RM v2 / 04 Daily expenses</w:t>
        </w:r>
      </w:hyperlink>
    </w:p>
    <w:p w:rsidR="00000000" w:rsidDel="00000000" w:rsidP="00000000" w:rsidRDefault="00000000" w:rsidRPr="00000000" w14:paraId="00000064">
      <w:pPr>
        <w:rPr/>
      </w:pPr>
      <w:r>
        <w:rPr>
          <w:b w:val="1"/>
          <w:bCs w:val="1"/>
          <w:rtl w:val="0"/>
        </w:rPr>
        <w:t xml:space="preserve">AC1.6.6 - Access monthly expense summary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want to review spending by month,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Monthly summary,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monthly expense summary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Quiet row — calendar-with-bars icon, 'Monthly summary', '→' → Monthly summary screen. A sibling Quiet row (gauge icon, 'Spending limits') sits below it.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4">
        <w:r>
          <w:rPr>
            <w:color w:val="1155CC"/>
            <w:u w:val="single"/>
            <w:rtl w:val="0"/>
          </w:rPr>
          <w:t xml:space="preserve">RM v2 / 04 Daily expenses</w:t>
        </w:r>
      </w:hyperlink>
    </w:p>
    <w:p w:rsidR="00000000" w:rsidDel="00000000" w:rsidP="00000000" w:rsidRDefault="00000000" w:rsidRPr="00000000" w14:paraId="00000066">
      <w:pPr>
        <w:pStyle w:val="Heading2"/>
        <w:rPr/>
      </w:pPr>
      <w:r>
        <w:rPr>
          <w:rtl w:val="0"/>
        </w:rPr>
        <w:t xml:space="preserve">US1.7 - Use a receipt as the starting point for an expense</w:t>
      </w:r>
    </w:p>
    <w:p w:rsidR="00000000" w:rsidDel="00000000" w:rsidP="00000000" w:rsidRDefault="00000000" w:rsidRPr="00000000" w14:paraId="00000067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RuMampu to read information from a receipt for me to review so that I can add an expense without manually entering every visible field.</w:t>
      </w:r>
    </w:p>
    <w:p w:rsidR="00000000" w:rsidDel="00000000" w:rsidP="00000000" w:rsidRDefault="00000000" w:rsidRPr="00000000" w14:paraId="00000068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Scan a receipt</w:t>
      </w:r>
    </w:p>
    <w:p w:rsidR="00000000" w:rsidDel="00000000" w:rsidP="00000000" w:rsidRDefault="00000000" w:rsidRPr="00000000" w14:paraId="00000069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6A">
      <w:pPr>
        <w:rPr/>
      </w:pPr>
      <w:r>
        <w:rPr>
          <w:b w:val="1"/>
          <w:bCs w:val="1"/>
          <w:rtl w:val="0"/>
        </w:rPr>
        <w:t xml:space="preserve">AC1.7.1 - Select a receipt image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the Scan a receipt screen,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start the receipt flow,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take or choose a receipt image.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Scan a receipt; route 'expscan'; Figma frame RM v2 / 24 Scan a receipt; three stages: pick → reading → confirm; a caution Badge 'PREVIEW' heads every stage.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UI (pick): copy 'Take or choose a photo of the receipt.'; the primary-styled control wraps a hidden file input (accept='image/*' capture='environment'); a Quiet row 'Use a sample receipt' exists for desktop demos.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06C">
      <w:pPr>
        <w:rPr/>
      </w:pPr>
      <w:r>
        <w:rPr>
          <w:b w:val="1"/>
          <w:bCs w:val="1"/>
          <w:rtl w:val="0"/>
        </w:rPr>
        <w:t xml:space="preserve">AC1.7.2 - Show receipt-reading state</w:t>
      </w:r>
      <w:r>
        <w:rPr>
          <w:rtl w:val="0"/>
        </w:rPr>
      </w:r>
    </w:p>
    <w:p w:rsidR="00000000" w:rsidDel="00000000" w:rsidP="00000000" w:rsidRDefault="00000000" w:rsidRPr="00000000" w14:paraId="0000006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selected a receipt,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prototype is reading the receipt,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a visible reading/loading state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UI (reading): a 130px shimmer block (card-tone gradient sweeping at ~1.1s, radius 14) with 'Reading the receipt…' beneath (13px ink64).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the mock read lasts ~1.4s, then the confirm stage renders; prefers-reduced-motion removes the shimmer animation.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06E">
      <w:pPr>
        <w:rPr/>
      </w:pPr>
      <w:r>
        <w:rPr>
          <w:b w:val="1"/>
          <w:bCs w:val="1"/>
          <w:rtl w:val="0"/>
        </w:rPr>
        <w:t xml:space="preserve">AC1.7.3 - Present values for confirmation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receipt-reading stage has completed,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review screen appears,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interface displays receipt-derived values for me to check before saving.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UI (confirm): lead line 'Read from your receipt. Check it before saving.' (14px ink) above a Card of editable fields; nothing is saved without the user pressing Add.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070">
      <w:pPr>
        <w:rPr/>
      </w:pPr>
      <w:r>
        <w:rPr>
          <w:b w:val="1"/>
          <w:bCs w:val="1"/>
          <w:rtl w:val="0"/>
        </w:rPr>
        <w:t xml:space="preserve">AC1.7.4 - Display receipt-derived merchant</w:t>
      </w:r>
      <w:r>
        <w:rPr>
          <w:rtl w:val="0"/>
        </w:rPr>
      </w:r>
    </w:p>
    <w:p w:rsidR="00000000" w:rsidDel="00000000" w:rsidP="00000000" w:rsidRDefault="00000000" w:rsidRPr="00000000" w14:paraId="0000007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receipt information is shown for review,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merchant value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it is visibly identified as being from the receipt.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'Shop' Field (mock value 'Kedai Runcit Maju'); its label carries a FROM RECEIPT chip — 9px caps ink64 inside a 1.5px #FEC844 outline pill — marking the value as machine-read until the user vouches for it by saving.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072">
      <w:pPr>
        <w:rPr/>
      </w:pPr>
      <w:r>
        <w:rPr>
          <w:b w:val="1"/>
          <w:bCs w:val="1"/>
          <w:rtl w:val="0"/>
        </w:rPr>
        <w:t xml:space="preserve">AC1.7.5 - Display receipt-derived date</w:t>
      </w:r>
      <w:r>
        <w:rPr>
          <w:rtl w:val="0"/>
        </w:rPr>
      </w:r>
    </w:p>
    <w:p w:rsidR="00000000" w:rsidDel="00000000" w:rsidP="00000000" w:rsidRDefault="00000000" w:rsidRPr="00000000" w14:paraId="0000007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receipt information is shown for review,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date value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it is visibly identified as being from the receipt.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'Date' Field with the same FROM RECEIPT chip; native date input so correction is one tap.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074">
      <w:pPr>
        <w:rPr/>
      </w:pPr>
      <w:r>
        <w:rPr>
          <w:b w:val="1"/>
          <w:bCs w:val="1"/>
          <w:rtl w:val="0"/>
        </w:rPr>
        <w:t xml:space="preserve">AC1.7.6 - Display receipt-derived total</w:t>
      </w:r>
      <w:r>
        <w:rPr>
          <w:rtl w:val="0"/>
        </w:rPr>
      </w:r>
    </w:p>
    <w:p w:rsidR="00000000" w:rsidDel="00000000" w:rsidP="00000000" w:rsidRDefault="00000000" w:rsidRPr="00000000" w14:paraId="0000007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receipt information is shown for review,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total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it is visibly identified as being from the receipt.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'Total (RM)' Field with the FROM RECEIPT chip; decimal input (mock 34.70).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076">
      <w:pPr>
        <w:rPr/>
      </w:pPr>
      <w:r>
        <w:rPr>
          <w:b w:val="1"/>
          <w:bCs w:val="1"/>
          <w:rtl w:val="0"/>
        </w:rPr>
        <w:t xml:space="preserve">AC1.7.7 - Choose an expense category</w:t>
      </w:r>
      <w:r>
        <w:rPr>
          <w:rtl w:val="0"/>
        </w:rPr>
      </w:r>
    </w:p>
    <w:p w:rsidR="00000000" w:rsidDel="00000000" w:rsidP="00000000" w:rsidRDefault="00000000" w:rsidRPr="00000000" w14:paraId="00000077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receipt values are being reviewed,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assign the expense,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select an expense category.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'Category' select listing the standard category set (mock pre-picked: Groceries); no FROM RECEIPT chip once the user is choosing it (see Epic 6 for the AI-suggestion variant).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078">
      <w:pPr>
        <w:rPr/>
      </w:pPr>
      <w:r>
        <w:rPr>
          <w:b w:val="1"/>
          <w:bCs w:val="1"/>
          <w:rtl w:val="0"/>
        </w:rPr>
        <w:t xml:space="preserve">AC1.7.8 - Edit before saving</w:t>
      </w:r>
      <w:r>
        <w:rPr>
          <w:rtl w:val="0"/>
        </w:rPr>
      </w:r>
    </w:p>
    <w:p w:rsidR="00000000" w:rsidDel="00000000" w:rsidP="00000000" w:rsidRDefault="00000000" w:rsidRPr="00000000" w14:paraId="00000079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receipt-derived values may require correction,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review the form,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modify the displayed values before adding the expense.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all four fields are plain editable inputs — the mandatory confirm step IS the misread protection; edited values simply overwrite the read ones.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07A">
      <w:pPr>
        <w:rPr/>
      </w:pPr>
      <w:r>
        <w:rPr>
          <w:b w:val="1"/>
          <w:bCs w:val="1"/>
          <w:rtl w:val="0"/>
        </w:rPr>
        <w:t xml:space="preserve">AC1.7.9 - Retake receipt</w:t>
      </w:r>
      <w:r>
        <w:rPr>
          <w:rtl w:val="0"/>
        </w:rPr>
      </w:r>
    </w:p>
    <w:p w:rsidR="00000000" w:rsidDel="00000000" w:rsidP="00000000" w:rsidRDefault="00000000" w:rsidRPr="00000000" w14:paraId="0000007B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do not want to use the current receipt result,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Retake,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returns me to the receipt selection stage.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underlined 'Retake' beneath the Add button; returns to the pick stage and discards the read values.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07C">
      <w:pPr>
        <w:rPr/>
      </w:pPr>
      <w:r>
        <w:rPr>
          <w:b w:val="1"/>
          <w:bCs w:val="1"/>
          <w:rtl w:val="0"/>
        </w:rPr>
        <w:t xml:space="preserve">AC1.7.10 - Save the confirmed expense</w:t>
      </w:r>
      <w:r>
        <w:rPr>
          <w:rtl w:val="0"/>
        </w:rPr>
      </w:r>
    </w:p>
    <w:p w:rsidR="00000000" w:rsidDel="00000000" w:rsidP="00000000" w:rsidRDefault="00000000" w:rsidRPr="00000000" w14:paraId="0000007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reviewed the receipt-derived values,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Add,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confirmed expense is added to the current expense record.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Primary button 'Add' saves the entry as ordinary user data (● from then on), shows the running-total Toast, and returns to Daily expenses.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80" w:before="280" w:lineRule="auto"/>
        <w:rPr>
          <w:b w:val="1"/>
          <w:bCs w:val="1"/>
        </w:rPr>
      </w:pPr>
      <w:bookmarkStart w:colFirst="0" w:colLast="0" w:name="_heading=h.5x88w8p8ibvd" w:id="0"/>
      <w:bookmarkEnd w:id="0"/>
      <w:r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US1.8 - Import historical financial records</w:t>
      </w:r>
      <w:r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 with previous financial records, I want to import my historical income information so that I can add past financial periods to RuMampu without entering every record manually.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AC1.8.1 - Access historical import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>
        <w:rPr>
          <w:rtl w:val="0"/>
        </w:rPr>
        <w:t xml:space="preserve">Given I have previous financial records that I want to add to RuMampu,</w:t>
        <w:br w:type="textWrapping"/>
        <w:t xml:space="preserve">When I choose the historical import option,</w:t>
        <w:br w:type="textWrapping"/>
        <w:t xml:space="preserve">Then RuMampu provides a way for me to select a supported file containing my historical records.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Status: </w:t>
      </w:r>
      <w:r>
        <w:rPr>
          <w:rtl w:val="0"/>
        </w:rPr>
        <w:t xml:space="preserve">NOT in the current prototype (needs backend file parsing). Design direction below reuses existing components so the build stays consistent.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Direction: entry point as a Quiet row on the Income screen ('Import past records', document icon) below 'Add a past month'; carries the caution 'PREVIEW' Badge until real parsing ships.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AC1.8.2 - Import historical income records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>
        <w:rPr>
          <w:rtl w:val="0"/>
        </w:rPr>
        <w:t xml:space="preserve">Given I select a supported file containing historical income records,</w:t>
        <w:br w:type="textWrapping"/>
        <w:t xml:space="preserve">When RuMampu reads the file,</w:t>
        <w:br w:type="textWrapping"/>
        <w:t xml:space="preserve">Then the recognised historical income records are prepared for me to review before they are added to my financial history.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Direction: reuse the receipt flow's three-stage pattern — file pick (accept .csv/.xlsx/statement PDF) → shimmer reading state → review stage; recognised rows rendered as key-value Rows (date · source | RM amount).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AC1.8.3 - Preview imported records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>
        <w:rPr>
          <w:rtl w:val="0"/>
        </w:rPr>
        <w:t xml:space="preserve">Given RuMampu has recognised records from my imported file,</w:t>
        <w:br w:type="textWrapping"/>
        <w:t xml:space="preserve">When the import preview is displayed,</w:t>
        <w:br w:type="textWrapping"/>
        <w:t xml:space="preserve">Then I can review the recognised income amounts, dates and income sources before confirming the import.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Direction: each recognised value carries a FROM FILE chip (same caution-outline treatment as FROM RECEIPT); rows are editable in place before confirming.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AC1.8.4 - Confirm imported records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>
        <w:rPr>
          <w:rtl w:val="0"/>
        </w:rPr>
        <w:t xml:space="preserve">Given I have reviewed the recognised historical records,</w:t>
        <w:br w:type="textWrapping"/>
        <w:t xml:space="preserve">When I confirm the import,</w:t>
        <w:br w:type="textWrapping"/>
        <w:t xml:space="preserve">Then the confirmed records are added to my RuMampu financial history.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Direction: one Primary button 'Add {n} entries' commits the reviewed rows; on save they become ● YOUR DATA and the months-count Toast fires.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AC1.8.5 - Include imported periods in analysis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>
        <w:rPr>
          <w:rtl w:val="0"/>
        </w:rPr>
        <w:t xml:space="preserve">Given historical records have been successfully imported,</w:t>
        <w:br w:type="textWrapping"/>
        <w:t xml:space="preserve">When RuMampu recalculates my financial information,</w:t>
        <w:br w:type="textWrapping"/>
        <w:t xml:space="preserve">Then the imported periods are included in the relevant income-pattern and housing-test calculations.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Direction: no special wiring needed — imported entries land in the same record every screen derives from, so pattern/coverage/tests recompute automatically (same as AC1.2.3).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AC1.8.6 - Allow import with limited history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>
        <w:rPr>
          <w:rtl w:val="0"/>
        </w:rPr>
        <w:t xml:space="preserve">Given my imported file contains fewer than 6 or 12 months of financial history,</w:t>
        <w:br w:type="textWrapping"/>
        <w:t xml:space="preserve">When I confirm the import,</w:t>
        <w:br w:type="textWrapping"/>
        <w:t xml:space="preserve">Then RuMampu accepts the available periods without requiring a minimum number of months.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Direction: same no-minimum rule as AC1.2.4 — thin history triggers the honest Caution notes, never a block.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AC1.8.7 - Handle records that cannot be recognised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>
        <w:rPr>
          <w:rtl w:val="0"/>
        </w:rPr>
        <w:t xml:space="preserve">Given some information in the imported file cannot be recognised or used by RuMampu,</w:t>
        <w:br w:type="textWrapping"/>
        <w:t xml:space="preserve">When the import is processed,</w:t>
        <w:br w:type="textWrapping"/>
        <w:t xml:space="preserve">Then RuMampu identifies the affected records instead of silently adding incorrect information.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Direction: unrecognised rows stay in the review list flagged with a Caution note ('Couldn't read this line') and are excluded from the confirm count unless completed manually — Unknown never silently becomes a number (core product rule).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AC1.8.8 - Do not add imported records without confirmation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>
        <w:rPr>
          <w:rtl w:val="0"/>
        </w:rPr>
        <w:t xml:space="preserve">Given RuMampu has recognised historical records from my file,</w:t>
        <w:br w:type="textWrapping"/>
        <w:t xml:space="preserve">When I have not yet confirmed the import,</w:t>
        <w:br w:type="textWrapping"/>
        <w:t xml:space="preserve">Then those records are not added to my RuMampu financial history.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Direction: nothing enters the record before the confirm action — identical to the receipt flow's confirm-before-save contract (AC1.7.10).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0">
        <w:r>
          <w:rPr>
            <w:color w:val="1155CC"/>
            <w:u w:val="single"/>
            <w:rtl w:val="0"/>
          </w:rPr>
          <w:t xml:space="preserve">RM v2 / 09 Income</w:t>
        </w:r>
      </w:hyperlink>
    </w:p>
    <w:p w:rsidR="00000000" w:rsidDel="00000000" w:rsidP="00000000" w:rsidRDefault="00000000" w:rsidRPr="00000000" w14:paraId="00000091">
      <w:pPr>
        <w:pStyle w:val="Heading1"/>
        <w:rPr/>
      </w:pPr>
      <w:r>
        <w:rPr>
          <w:rtl w:val="0"/>
        </w:rPr>
        <w:t xml:space="preserve">Epic 2 - Income Pattern Analysis</w:t>
      </w:r>
    </w:p>
    <w:p w:rsidR="00000000" w:rsidDel="00000000" w:rsidP="00000000" w:rsidRDefault="00000000" w:rsidRPr="00000000" w14:paraId="00000092">
      <w:pPr>
        <w:pStyle w:val="Heading2"/>
        <w:rPr/>
      </w:pPr>
      <w:r>
        <w:rPr>
          <w:rtl w:val="0"/>
        </w:rPr>
        <w:t xml:space="preserve">US2.1 - View income month by month</w:t>
      </w:r>
    </w:p>
    <w:p w:rsidR="00000000" w:rsidDel="00000000" w:rsidP="00000000" w:rsidRDefault="00000000" w:rsidRPr="00000000" w14:paraId="00000093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 with irregular income, I want to see my usable income across recorded months so that I can understand how much my income changes over time.</w:t>
      </w:r>
    </w:p>
    <w:p w:rsidR="00000000" w:rsidDel="00000000" w:rsidP="00000000" w:rsidRDefault="00000000" w:rsidRPr="00000000" w14:paraId="00000094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Income pattern</w:t>
      </w:r>
    </w:p>
    <w:p w:rsidR="00000000" w:rsidDel="00000000" w:rsidP="00000000" w:rsidRDefault="00000000" w:rsidRPr="00000000" w14:paraId="00000095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96">
      <w:pPr>
        <w:rPr/>
      </w:pPr>
      <w:r>
        <w:rPr>
          <w:b w:val="1"/>
          <w:bCs w:val="1"/>
          <w:rtl w:val="0"/>
        </w:rPr>
        <w:t xml:space="preserve">AC2.1.1 - Display monthly income chart</w:t>
      </w:r>
      <w:r>
        <w:rPr>
          <w:rtl w:val="0"/>
        </w:rPr>
      </w:r>
    </w:p>
    <w:p w:rsidR="00000000" w:rsidDel="00000000" w:rsidP="00000000" w:rsidRDefault="00000000" w:rsidRPr="00000000" w14:paraId="00000097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income recorded across one or more months,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open Income pattern,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a month-by-month visualisation of my recorded income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Income pattern; route 'pattern'; Figma frame RM v2 / 12 Income pattern.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caption 'Month by month' (13px ink64) above a bar strip: one ink (#3C5152) bar per recorded month (3px top radius) rising from a 2px ink baseline; plot ~96px tall, bars ~45px wide with 12px gaps; chart carries ▸ CALCULATED.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6">
        <w:r>
          <w:rPr>
            <w:color w:val="1155CC"/>
            <w:u w:val="single"/>
            <w:rtl w:val="0"/>
          </w:rPr>
          <w:t xml:space="preserve">RM v2 / 12 Income pattern</w:t>
        </w:r>
      </w:hyperlink>
    </w:p>
    <w:p w:rsidR="00000000" w:rsidDel="00000000" w:rsidP="00000000" w:rsidRDefault="00000000" w:rsidRPr="00000000" w14:paraId="00000098">
      <w:pPr>
        <w:rPr/>
      </w:pPr>
      <w:r>
        <w:rPr>
          <w:b w:val="1"/>
          <w:bCs w:val="1"/>
          <w:rtl w:val="0"/>
        </w:rPr>
        <w:t xml:space="preserve">AC2.1.2 - Display month labels</w:t>
      </w:r>
      <w:r>
        <w:rPr>
          <w:rtl w:val="0"/>
        </w:rPr>
      </w:r>
    </w:p>
    <w:p w:rsidR="00000000" w:rsidDel="00000000" w:rsidP="00000000" w:rsidRDefault="00000000" w:rsidRPr="00000000" w14:paraId="00000099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multiple months are represented,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chart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each displayed bar corresponds to a labelled recorded month.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month labels in 11px caps ink64 (FEB MAR APR MAY JUN JUL), centre-aligned under each bar.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6">
        <w:r>
          <w:rPr>
            <w:color w:val="1155CC"/>
            <w:u w:val="single"/>
            <w:rtl w:val="0"/>
          </w:rPr>
          <w:t xml:space="preserve">RM v2 / 12 Income pattern</w:t>
        </w:r>
      </w:hyperlink>
    </w:p>
    <w:p w:rsidR="00000000" w:rsidDel="00000000" w:rsidP="00000000" w:rsidRDefault="00000000" w:rsidRPr="00000000" w14:paraId="0000009A">
      <w:pPr>
        <w:rPr/>
      </w:pPr>
      <w:r>
        <w:rPr>
          <w:b w:val="1"/>
          <w:bCs w:val="1"/>
          <w:rtl w:val="0"/>
        </w:rPr>
        <w:t xml:space="preserve">AC2.1.3 - Reflect different monthly amounts</w:t>
      </w:r>
      <w:r>
        <w:rPr>
          <w:rtl w:val="0"/>
        </w:rPr>
      </w:r>
    </w:p>
    <w:p w:rsidR="00000000" w:rsidDel="00000000" w:rsidP="00000000" w:rsidRDefault="00000000" w:rsidRPr="00000000" w14:paraId="0000009B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my recorded monthly income differs between months,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chart,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different amounts are represented by different bar heights.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Calc: </w:t>
      </w:r>
      <w:r>
        <w:rPr>
          <w:rtl w:val="0"/>
        </w:rPr>
        <w:t xml:space="preserve">bar height ∝ that month's income after work costs, scaled to the tallest month ×1.12; all bars stay ink — value differences are shown by geometry only, never by colour.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6">
        <w:r>
          <w:rPr>
            <w:color w:val="1155CC"/>
            <w:u w:val="single"/>
            <w:rtl w:val="0"/>
          </w:rPr>
          <w:t xml:space="preserve">RM v2 / 12 Income pattern</w:t>
        </w:r>
      </w:hyperlink>
    </w:p>
    <w:p w:rsidR="00000000" w:rsidDel="00000000" w:rsidP="00000000" w:rsidRDefault="00000000" w:rsidRPr="00000000" w14:paraId="0000009C">
      <w:pPr>
        <w:pStyle w:val="Heading2"/>
        <w:rPr/>
      </w:pPr>
      <w:r>
        <w:rPr>
          <w:rtl w:val="0"/>
        </w:rPr>
        <w:t xml:space="preserve">US2.2 - Understand my typical and extreme income months</w:t>
      </w:r>
    </w:p>
    <w:p w:rsidR="00000000" w:rsidDel="00000000" w:rsidP="00000000" w:rsidRDefault="00000000" w:rsidRPr="00000000" w14:paraId="0000009D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summary statistics for my recorded income so that I can understand what a typical month looks like and how far my stronger and weaker months differ.</w:t>
      </w:r>
    </w:p>
    <w:p w:rsidR="00000000" w:rsidDel="00000000" w:rsidP="00000000" w:rsidRDefault="00000000" w:rsidRPr="00000000" w14:paraId="0000009E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Income pattern</w:t>
      </w:r>
    </w:p>
    <w:p w:rsidR="00000000" w:rsidDel="00000000" w:rsidP="00000000" w:rsidRDefault="00000000" w:rsidRPr="00000000" w14:paraId="0000009F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A0">
      <w:pPr>
        <w:rPr/>
      </w:pPr>
      <w:r>
        <w:rPr>
          <w:b w:val="1"/>
          <w:bCs w:val="1"/>
          <w:rtl w:val="0"/>
        </w:rPr>
        <w:t xml:space="preserve">AC2.2.1 - Display average income</w:t>
      </w:r>
      <w:r>
        <w:rPr>
          <w:rtl w:val="0"/>
        </w:rPr>
      </w:r>
    </w:p>
    <w:p w:rsidR="00000000" w:rsidDel="00000000" w:rsidP="00000000" w:rsidRDefault="00000000" w:rsidRPr="00000000" w14:paraId="000000A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recorded monthly income exists,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open Income pattern,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an average income figure.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screen leads with the average as the big figure — Space Grotesk Bold 38 (mock RM 4,364) + ▸ CALCULATED, captioned 'Average · about ± RM 544 around the average'.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6">
        <w:r>
          <w:rPr>
            <w:color w:val="1155CC"/>
            <w:u w:val="single"/>
            <w:rtl w:val="0"/>
          </w:rPr>
          <w:t xml:space="preserve">RM v2 / 12 Income pattern</w:t>
        </w:r>
      </w:hyperlink>
    </w:p>
    <w:p w:rsidR="00000000" w:rsidDel="00000000" w:rsidP="00000000" w:rsidRDefault="00000000" w:rsidRPr="00000000" w14:paraId="000000A2">
      <w:pPr>
        <w:rPr/>
      </w:pPr>
      <w:r>
        <w:rPr>
          <w:b w:val="1"/>
          <w:bCs w:val="1"/>
          <w:rtl w:val="0"/>
        </w:rPr>
        <w:t xml:space="preserve">AC2.2.2 - Display median income</w:t>
      </w:r>
      <w:r>
        <w:rPr>
          <w:rtl w:val="0"/>
        </w:rPr>
      </w:r>
    </w:p>
    <w:p w:rsidR="00000000" w:rsidDel="00000000" w:rsidP="00000000" w:rsidRDefault="00000000" w:rsidRPr="00000000" w14:paraId="000000A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recorded monthly income exists,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review the income summary,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the median recorded income.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a stats Card of key-value Rows; 'Median' + RM figure (Space Grotesk Bold 16) + ▸ (mock RM 4,423).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6">
        <w:r>
          <w:rPr>
            <w:color w:val="1155CC"/>
            <w:u w:val="single"/>
            <w:rtl w:val="0"/>
          </w:rPr>
          <w:t xml:space="preserve">RM v2 / 12 Income pattern</w:t>
        </w:r>
      </w:hyperlink>
    </w:p>
    <w:p w:rsidR="00000000" w:rsidDel="00000000" w:rsidP="00000000" w:rsidRDefault="00000000" w:rsidRPr="00000000" w14:paraId="000000A4">
      <w:pPr>
        <w:rPr/>
      </w:pPr>
      <w:r>
        <w:rPr>
          <w:b w:val="1"/>
          <w:bCs w:val="1"/>
          <w:rtl w:val="0"/>
        </w:rPr>
        <w:t xml:space="preserve">AC2.2.3 - Display highest income</w:t>
      </w:r>
      <w:r>
        <w:rPr>
          <w:rtl w:val="0"/>
        </w:rPr>
      </w:r>
    </w:p>
    <w:p w:rsidR="00000000" w:rsidDel="00000000" w:rsidP="00000000" w:rsidRDefault="00000000" w:rsidRPr="00000000" w14:paraId="000000A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recorded monthly income exists,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review the income summary,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highest recorded monthly income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'Highest' row in the same card (mock RM 4,880) + ▸.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6">
        <w:r>
          <w:rPr>
            <w:color w:val="1155CC"/>
            <w:u w:val="single"/>
            <w:rtl w:val="0"/>
          </w:rPr>
          <w:t xml:space="preserve">RM v2 / 12 Income pattern</w:t>
        </w:r>
      </w:hyperlink>
    </w:p>
    <w:p w:rsidR="00000000" w:rsidDel="00000000" w:rsidP="00000000" w:rsidRDefault="00000000" w:rsidRPr="00000000" w14:paraId="000000A6">
      <w:pPr>
        <w:rPr/>
      </w:pPr>
      <w:r>
        <w:rPr>
          <w:b w:val="1"/>
          <w:bCs w:val="1"/>
          <w:rtl w:val="0"/>
        </w:rPr>
        <w:t xml:space="preserve">AC2.2.4 - Display lowest income</w:t>
      </w:r>
      <w:r>
        <w:rPr>
          <w:rtl w:val="0"/>
        </w:rPr>
      </w:r>
    </w:p>
    <w:p w:rsidR="00000000" w:rsidDel="00000000" w:rsidP="00000000" w:rsidRDefault="00000000" w:rsidRPr="00000000" w14:paraId="000000A7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recorded monthly income exists,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review the income summary,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lowest recorded monthly income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'Lowest' row (mock RM 3,792) + ▸.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6">
        <w:r>
          <w:rPr>
            <w:color w:val="1155CC"/>
            <w:u w:val="single"/>
            <w:rtl w:val="0"/>
          </w:rPr>
          <w:t xml:space="preserve">RM v2 / 12 Income pattern</w:t>
        </w:r>
      </w:hyperlink>
    </w:p>
    <w:p w:rsidR="00000000" w:rsidDel="00000000" w:rsidP="00000000" w:rsidRDefault="00000000" w:rsidRPr="00000000" w14:paraId="000000A8">
      <w:pPr>
        <w:rPr/>
      </w:pPr>
      <w:r>
        <w:rPr>
          <w:b w:val="1"/>
          <w:bCs w:val="1"/>
          <w:rtl w:val="0"/>
        </w:rPr>
        <w:t xml:space="preserve">AC2.2.5 - Identify calculated figures</w:t>
      </w:r>
      <w:r>
        <w:rPr>
          <w:rtl w:val="0"/>
        </w:rPr>
      </w:r>
    </w:p>
    <w:p w:rsidR="00000000" w:rsidDel="00000000" w:rsidP="00000000" w:rsidRDefault="00000000" w:rsidRPr="00000000" w14:paraId="000000A9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income statistics are derived from my record,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they are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they are identified as calculated values.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every one of these four figures uses the ▸ CALCULATED Provenance label — no exceptions; tap opens the derived-calculation explainer.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6">
        <w:r>
          <w:rPr>
            <w:color w:val="1155CC"/>
            <w:u w:val="single"/>
            <w:rtl w:val="0"/>
          </w:rPr>
          <w:t xml:space="preserve">RM v2 / 12 Income pattern</w:t>
        </w:r>
      </w:hyperlink>
    </w:p>
    <w:p w:rsidR="00000000" w:rsidDel="00000000" w:rsidP="00000000" w:rsidRDefault="00000000" w:rsidRPr="00000000" w14:paraId="000000AA">
      <w:pPr>
        <w:rPr/>
      </w:pPr>
      <w:r>
        <w:rPr>
          <w:b w:val="1"/>
          <w:bCs w:val="1"/>
          <w:rtl w:val="0"/>
        </w:rPr>
        <w:t xml:space="preserve">AC2.2.6 - Explain variation</w:t>
      </w:r>
      <w:r>
        <w:rPr>
          <w:rtl w:val="0"/>
        </w:rPr>
      </w:r>
    </w:p>
    <w:p w:rsidR="00000000" w:rsidDel="00000000" w:rsidP="00000000" w:rsidRDefault="00000000" w:rsidRPr="00000000" w14:paraId="000000AB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income pattern contains differences between months,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income-pattern explanation,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communicates the degree of variation using the visible recorded range information.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variation is expressed ONLY as a ± ringgit range around the average — '± RM {(highest−lowest)/2}' — never as a coefficient of variation, standard deviation, or a Low/Moderate/High band (all on the banned-language list).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6">
        <w:r>
          <w:rPr>
            <w:color w:val="1155CC"/>
            <w:u w:val="single"/>
            <w:rtl w:val="0"/>
          </w:rPr>
          <w:t xml:space="preserve">RM v2 / 12 Income pattern</w:t>
        </w:r>
      </w:hyperlink>
    </w:p>
    <w:p w:rsidR="00000000" w:rsidDel="00000000" w:rsidP="00000000" w:rsidRDefault="00000000" w:rsidRPr="00000000" w14:paraId="000000AC">
      <w:pPr>
        <w:pStyle w:val="Heading2"/>
        <w:rPr/>
      </w:pPr>
      <w:r>
        <w:rPr>
          <w:rtl w:val="0"/>
        </w:rPr>
        <w:t xml:space="preserve">US2.3 - Identify lower-income months</w:t>
      </w:r>
    </w:p>
    <w:p w:rsidR="00000000" w:rsidDel="00000000" w:rsidP="00000000" w:rsidRDefault="00000000" w:rsidRPr="00000000" w14:paraId="000000AD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RuMampu to identify weaker income months within my recorded history so that I can distinguish them from more typical months.</w:t>
      </w:r>
    </w:p>
    <w:p w:rsidR="00000000" w:rsidDel="00000000" w:rsidP="00000000" w:rsidRDefault="00000000" w:rsidRPr="00000000" w14:paraId="000000AE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Income pattern</w:t>
      </w:r>
    </w:p>
    <w:p w:rsidR="00000000" w:rsidDel="00000000" w:rsidP="00000000" w:rsidRDefault="00000000" w:rsidRPr="00000000" w14:paraId="000000AF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B0">
      <w:pPr>
        <w:rPr/>
      </w:pPr>
      <w:r>
        <w:rPr>
          <w:b w:val="1"/>
          <w:bCs w:val="1"/>
          <w:rtl w:val="0"/>
        </w:rPr>
        <w:t xml:space="preserve">AC2.3.1 - Use the RuMampu low income rule</w:t>
      </w:r>
      <w:r>
        <w:rPr>
          <w:rtl w:val="0"/>
        </w:rPr>
      </w:r>
    </w:p>
    <w:p w:rsidR="00000000" w:rsidDel="00000000" w:rsidP="00000000" w:rsidRDefault="00000000" w:rsidRPr="00000000" w14:paraId="000000B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recorded monthly income exists,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my income pattern,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can identify lower income months based on the recorded income history without applying a fixed percentage threshold.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Build note: the current design DOES use a fixed threshold — a lower-income month is one below 75% of the average — but declares it on screen as RuMampu's own rule. If this AC's 'without applying a fixed percentage threshold' wording is intentional, the AC and the build conflict; team to reconcile (recommend keeping the transparent 75% rule and amending the AC).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rule sentence (13px ink64): 'A lower-income month here means one below 75% of your average. RuMampu's own rule, not a financial standard.'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6">
        <w:r>
          <w:rPr>
            <w:color w:val="1155CC"/>
            <w:u w:val="single"/>
            <w:rtl w:val="0"/>
          </w:rPr>
          <w:t xml:space="preserve">RM v2 / 12 Income pattern</w:t>
        </w:r>
      </w:hyperlink>
    </w:p>
    <w:p w:rsidR="00000000" w:rsidDel="00000000" w:rsidP="00000000" w:rsidRDefault="00000000" w:rsidRPr="00000000" w14:paraId="000000B2">
      <w:pPr>
        <w:ind w:left="36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>
        <w:rPr>
          <w:b w:val="1"/>
          <w:bCs w:val="1"/>
          <w:rtl w:val="0"/>
        </w:rPr>
        <w:t xml:space="preserve">AC2.3.2 - Explain how lower income months are identified</w:t>
      </w:r>
      <w:r>
        <w:rPr>
          <w:rtl w:val="0"/>
        </w:rPr>
      </w:r>
    </w:p>
    <w:p w:rsidR="00000000" w:rsidDel="00000000" w:rsidP="00000000" w:rsidRDefault="00000000" w:rsidRPr="00000000" w14:paraId="000000B4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RuMampu identifies a lower income month,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explanation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interface explains that the result is based on my recorded income history and is not a financial standard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outcome line in 13px ink: 'Below that line: {month names}.' or 'No recorded month fell below that line.' — a plain statement, no colour coding, no risk wording.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6">
        <w:r>
          <w:rPr>
            <w:color w:val="1155CC"/>
            <w:u w:val="single"/>
            <w:rtl w:val="0"/>
          </w:rPr>
          <w:t xml:space="preserve">RM v2 / 12 Income pattern</w:t>
        </w:r>
      </w:hyperlink>
    </w:p>
    <w:p w:rsidR="00000000" w:rsidDel="00000000" w:rsidP="00000000" w:rsidRDefault="00000000" w:rsidRPr="00000000" w14:paraId="000000B5">
      <w:pPr>
        <w:pStyle w:val="Heading2"/>
        <w:rPr/>
      </w:pPr>
      <w:r>
        <w:rPr>
          <w:rtl w:val="0"/>
        </w:rPr>
        <w:t xml:space="preserve">US2.4 - Check whether my recorded history covers normally slower periods</w:t>
      </w:r>
    </w:p>
    <w:p w:rsidR="00000000" w:rsidDel="00000000" w:rsidP="00000000" w:rsidRDefault="00000000" w:rsidRPr="00000000" w14:paraId="000000B6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 whose income may vary during the year, I want to identify months when I usually earn less so that I can see whether my current record includes those periods.</w:t>
      </w:r>
    </w:p>
    <w:p w:rsidR="00000000" w:rsidDel="00000000" w:rsidP="00000000" w:rsidRDefault="00000000" w:rsidRPr="00000000" w14:paraId="000000B7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Coverage check</w:t>
      </w:r>
    </w:p>
    <w:p w:rsidR="00000000" w:rsidDel="00000000" w:rsidP="00000000" w:rsidRDefault="00000000" w:rsidRPr="00000000" w14:paraId="000000B8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B9">
      <w:pPr>
        <w:rPr/>
      </w:pPr>
      <w:r>
        <w:rPr>
          <w:b w:val="1"/>
          <w:bCs w:val="1"/>
          <w:rtl w:val="0"/>
        </w:rPr>
        <w:t xml:space="preserve">AC2.4.1 - Ask about quieter periods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Coverage check,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screen loads,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am asked whether there are times of year when I usually earn less.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Coverage check; route 'coverage'; Figma frame RM v2 / 13 Coverage check.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question is the display headline — 'Are there times of year when you usually earn less?' in Space Grotesk Bold 24.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7">
        <w:r>
          <w:rPr>
            <w:color w:val="1155CC"/>
            <w:u w:val="single"/>
            <w:rtl w:val="0"/>
          </w:rPr>
          <w:t xml:space="preserve">RM v2 / 13 Coverage check</w:t>
        </w:r>
      </w:hyperlink>
    </w:p>
    <w:p w:rsidR="00000000" w:rsidDel="00000000" w:rsidP="00000000" w:rsidRDefault="00000000" w:rsidRPr="00000000" w14:paraId="000000BB">
      <w:pPr>
        <w:rPr/>
      </w:pPr>
      <w:r>
        <w:rPr>
          <w:b w:val="1"/>
          <w:bCs w:val="1"/>
          <w:rtl w:val="0"/>
        </w:rPr>
        <w:t xml:space="preserve">AC2.4.2 - Provide three answer choices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answering the coverage question,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response options,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choose Yes, No, or Not sure.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three Chips — Yes / No / Not sure; the selected answer chip uses BRAND fill #4A9195 with white text (the one chip context that uses brand, marking it as the active answer).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7">
        <w:r>
          <w:rPr>
            <w:color w:val="1155CC"/>
            <w:u w:val="single"/>
            <w:rtl w:val="0"/>
          </w:rPr>
          <w:t xml:space="preserve">RM v2 / 13 Coverage check</w:t>
        </w:r>
      </w:hyperlink>
    </w:p>
    <w:p w:rsidR="00000000" w:rsidDel="00000000" w:rsidP="00000000" w:rsidRDefault="00000000" w:rsidRPr="00000000" w14:paraId="000000BD">
      <w:pPr>
        <w:rPr/>
      </w:pPr>
      <w:r>
        <w:rPr>
          <w:b w:val="1"/>
          <w:bCs w:val="1"/>
          <w:rtl w:val="0"/>
        </w:rPr>
        <w:t xml:space="preserve">AC2.4.3 - Select slower months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answer Yes,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RuMampu asks which months are usually slower,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all twelve months are available for selection.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UI (Yes path): 'Tap the months that are usually slower.' then a 4×3 grid of twelve 48px month cells (1.5px ink40 outline, radius 12).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7">
        <w:r>
          <w:rPr>
            <w:color w:val="1155CC"/>
            <w:u w:val="single"/>
            <w:rtl w:val="0"/>
          </w:rPr>
          <w:t xml:space="preserve">RM v2 / 13 Coverage check</w:t>
        </w:r>
      </w:hyperlink>
    </w:p>
    <w:p w:rsidR="00000000" w:rsidDel="00000000" w:rsidP="00000000" w:rsidRDefault="00000000" w:rsidRPr="00000000" w14:paraId="000000BF">
      <w:pPr>
        <w:rPr/>
      </w:pPr>
      <w:r>
        <w:rPr>
          <w:b w:val="1"/>
          <w:bCs w:val="1"/>
          <w:rtl w:val="0"/>
        </w:rPr>
        <w:t xml:space="preserve">AC2.4.4 - Select multiple slower months</w:t>
      </w:r>
      <w:r>
        <w:rPr>
          <w:rtl w:val="0"/>
        </w:rPr>
      </w:r>
    </w:p>
    <w:p w:rsidR="00000000" w:rsidDel="00000000" w:rsidP="00000000" w:rsidRDefault="00000000" w:rsidRPr="00000000" w14:paraId="000000C0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more than one month is usually slower,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those months,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multiple months can remain selected.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cells toggle independently; selected months fill ink with white text; any number may stay selected.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7">
        <w:r>
          <w:rPr>
            <w:color w:val="1155CC"/>
            <w:u w:val="single"/>
            <w:rtl w:val="0"/>
          </w:rPr>
          <w:t xml:space="preserve">RM v2 / 13 Coverage check</w:t>
        </w:r>
      </w:hyperlink>
    </w:p>
    <w:p w:rsidR="00000000" w:rsidDel="00000000" w:rsidP="00000000" w:rsidRDefault="00000000" w:rsidRPr="00000000" w14:paraId="000000C1">
      <w:pPr>
        <w:rPr/>
      </w:pPr>
      <w:r>
        <w:rPr>
          <w:b w:val="1"/>
          <w:bCs w:val="1"/>
          <w:rtl w:val="0"/>
        </w:rPr>
        <w:t xml:space="preserve">AC2.4.5 - Warn about uncovered slower months</w:t>
      </w:r>
      <w:r>
        <w:rPr>
          <w:rtl w:val="0"/>
        </w:rPr>
      </w:r>
    </w:p>
    <w:p w:rsidR="00000000" w:rsidDel="00000000" w:rsidP="00000000" w:rsidRDefault="00000000" w:rsidRPr="00000000" w14:paraId="000000C2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identify a normally slower month,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that month is not represented in my current recorded history,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a warning that the record has not yet covered that slower month.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when a selected slow month is absent from the record — Caution note (4px #FEC844 left border): 'You said {month} is usually slower. Your records cover {first} to {last}, so this test hasn't seen a slow month yet.'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Ripple: the same condition drives the Result screen's limitation lead and a note on Home — coverage honesty follows the user.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7">
        <w:r>
          <w:rPr>
            <w:color w:val="1155CC"/>
            <w:u w:val="single"/>
            <w:rtl w:val="0"/>
          </w:rPr>
          <w:t xml:space="preserve">RM v2 / 13 Coverage check</w:t>
        </w:r>
      </w:hyperlink>
    </w:p>
    <w:p w:rsidR="00000000" w:rsidDel="00000000" w:rsidP="00000000" w:rsidRDefault="00000000" w:rsidRPr="00000000" w14:paraId="000000C3">
      <w:pPr>
        <w:rPr/>
      </w:pPr>
      <w:r>
        <w:rPr>
          <w:b w:val="1"/>
          <w:bCs w:val="1"/>
          <w:rtl w:val="0"/>
        </w:rPr>
        <w:t xml:space="preserve">AC2.4.6 - Confirm represented slower months</w:t>
      </w:r>
      <w:r>
        <w:rPr>
          <w:rtl w:val="0"/>
        </w:rPr>
      </w:r>
    </w:p>
    <w:p w:rsidR="00000000" w:rsidDel="00000000" w:rsidP="00000000" w:rsidRDefault="00000000" w:rsidRPr="00000000" w14:paraId="000000C4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identify a normally slower month,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that month exists in the recorded history,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interface can indicate that the selected slower period is represented.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when every selected slow month IS recorded — plain Card (no caution border): '…your records cover {first} to {last}, and a slow month is in there.'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7">
        <w:r>
          <w:rPr>
            <w:color w:val="1155CC"/>
            <w:u w:val="single"/>
            <w:rtl w:val="0"/>
          </w:rPr>
          <w:t xml:space="preserve">RM v2 / 13 Coverage check</w:t>
        </w:r>
      </w:hyperlink>
    </w:p>
    <w:p w:rsidR="00000000" w:rsidDel="00000000" w:rsidP="00000000" w:rsidRDefault="00000000" w:rsidRPr="00000000" w14:paraId="000000C5">
      <w:pPr>
        <w:rPr/>
      </w:pPr>
      <w:r>
        <w:rPr>
          <w:b w:val="1"/>
          <w:bCs w:val="1"/>
          <w:rtl w:val="0"/>
        </w:rPr>
        <w:t xml:space="preserve">AC2.4.7 - Respond to No or Not sure</w:t>
      </w:r>
      <w:r>
        <w:rPr>
          <w:rtl w:val="0"/>
        </w:rPr>
      </w:r>
    </w:p>
    <w:p w:rsidR="00000000" w:rsidDel="00000000" w:rsidP="00000000" w:rsidRDefault="00000000" w:rsidRPr="00000000" w14:paraId="000000C6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answer No or Not sure,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RuMampu evaluates the visible spread of my recorded months,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interface displays an observation based on the variation currently present in the record.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Rule: </w:t>
      </w:r>
      <w:r>
        <w:rPr>
          <w:rtl w:val="0"/>
        </w:rPr>
        <w:t xml:space="preserve">No/Not sure runs the low-variability check — spread (highest−lowest net month) under 12% of the average = 'unusually narrow'.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narrow → Caution note 'Your recorded amounts sit unusually close together. Weaker months may be missing from the record.'; otherwise plain Card 'Your recorded amounts differ month to month. The test still only knows {first} to {last}.' The word 'stable' is never used (banned).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Footer on all paths: 'More months only help if the right months are in there.' (13px ink64).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7">
        <w:r>
          <w:rPr>
            <w:color w:val="1155CC"/>
            <w:u w:val="single"/>
            <w:rtl w:val="0"/>
          </w:rPr>
          <w:t xml:space="preserve">RM v2 / 13 Coverage check</w:t>
        </w:r>
      </w:hyperlink>
    </w:p>
    <w:p w:rsidR="00000000" w:rsidDel="00000000" w:rsidP="00000000" w:rsidRDefault="00000000" w:rsidRPr="00000000" w14:paraId="000000C7">
      <w:pPr>
        <w:pStyle w:val="Heading1"/>
        <w:rPr/>
      </w:pPr>
      <w:r>
        <w:rPr>
          <w:rtl w:val="0"/>
        </w:rPr>
        <w:t xml:space="preserve">Epic 3 - Housing Cost &amp; Stress Test</w:t>
      </w:r>
    </w:p>
    <w:p w:rsidR="00000000" w:rsidDel="00000000" w:rsidP="00000000" w:rsidRDefault="00000000" w:rsidRPr="00000000" w14:paraId="000000C8">
      <w:pPr>
        <w:pStyle w:val="Heading2"/>
        <w:rPr/>
      </w:pPr>
      <w:r>
        <w:rPr>
          <w:rtl w:val="0"/>
        </w:rPr>
        <w:t xml:space="preserve">US3.1 - Enter a property and financing scenario</w:t>
      </w:r>
    </w:p>
    <w:p w:rsidR="00000000" w:rsidDel="00000000" w:rsidP="00000000" w:rsidRDefault="00000000" w:rsidRPr="00000000" w14:paraId="000000C9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prospective homebuyer, I want to enter the property's price and financing information so that I can estimate the monthly instalment to test.</w:t>
      </w:r>
    </w:p>
    <w:p w:rsidR="00000000" w:rsidDel="00000000" w:rsidP="00000000" w:rsidRDefault="00000000" w:rsidRPr="00000000" w14:paraId="000000CA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The house</w:t>
      </w:r>
    </w:p>
    <w:p w:rsidR="00000000" w:rsidDel="00000000" w:rsidP="00000000" w:rsidRDefault="00000000" w:rsidRPr="00000000" w14:paraId="000000CB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CC">
      <w:pPr>
        <w:rPr/>
      </w:pPr>
      <w:r>
        <w:rPr>
          <w:b w:val="1"/>
          <w:bCs w:val="1"/>
          <w:rtl w:val="0"/>
        </w:rPr>
        <w:t xml:space="preserve">AC3.1.1 - Enter property price</w:t>
      </w:r>
      <w:r>
        <w:rPr>
          <w:rtl w:val="0"/>
        </w:rPr>
      </w:r>
    </w:p>
    <w:p w:rsidR="00000000" w:rsidDel="00000000" w:rsidP="00000000" w:rsidRDefault="00000000" w:rsidRPr="00000000" w14:paraId="000000C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The house screen,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use the property form,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enter the property price in RM.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The house (Test tab entry when no test has run); route 'house'; Figma frame RM v2 / 15 The house.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'Property price (RM)' Field at the top of the form Card (mock 250000) — price first, because the persona thinks in house price, not instalment.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8">
        <w:r>
          <w:rPr>
            <w:color w:val="1155CC"/>
            <w:u w:val="single"/>
            <w:rtl w:val="0"/>
          </w:rPr>
          <w:t xml:space="preserve">RM v2 / 15 The house</w:t>
        </w:r>
      </w:hyperlink>
    </w:p>
    <w:p w:rsidR="00000000" w:rsidDel="00000000" w:rsidP="00000000" w:rsidRDefault="00000000" w:rsidRPr="00000000" w14:paraId="000000CE">
      <w:pPr>
        <w:rPr/>
      </w:pPr>
      <w:r>
        <w:rPr>
          <w:b w:val="1"/>
          <w:bCs w:val="1"/>
          <w:rtl w:val="0"/>
        </w:rPr>
        <w:t xml:space="preserve">AC3.1.2 - Enter deposit</w:t>
      </w:r>
      <w:r>
        <w:rPr>
          <w:rtl w:val="0"/>
        </w:rPr>
      </w:r>
    </w:p>
    <w:p w:rsidR="00000000" w:rsidDel="00000000" w:rsidP="00000000" w:rsidRDefault="00000000" w:rsidRPr="00000000" w14:paraId="000000C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entering a property scenario,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complete the financing information,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enter a deposit amount.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'Deposit (RM)' Field, minimum 0 (mock 0); helper line beneath: 'RM 0 is allowed. 100% financing exists.' + ○ OFFICIAL provenance.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Rule: </w:t>
      </w:r>
      <w:r>
        <w:rPr>
          <w:rtl w:val="0"/>
        </w:rPr>
        <w:t xml:space="preserve">nothing on this screen assumes a 10% deposit; RM0 must flow through every downstream screen intact.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8">
        <w:r>
          <w:rPr>
            <w:color w:val="1155CC"/>
            <w:u w:val="single"/>
            <w:rtl w:val="0"/>
          </w:rPr>
          <w:t xml:space="preserve">RM v2 / 15 The house</w:t>
        </w:r>
      </w:hyperlink>
    </w:p>
    <w:p w:rsidR="00000000" w:rsidDel="00000000" w:rsidP="00000000" w:rsidRDefault="00000000" w:rsidRPr="00000000" w14:paraId="000000D0">
      <w:pPr>
        <w:rPr/>
      </w:pPr>
      <w:r>
        <w:rPr>
          <w:b w:val="1"/>
          <w:bCs w:val="1"/>
          <w:rtl w:val="0"/>
        </w:rPr>
        <w:t xml:space="preserve">AC3.1.3 - Display financing amount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 property price and deposit are available,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they are shown in the property form,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the financing amount as a calculated value.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key-value Row 'Financing amount' = price − deposit, Space Grotesk Bold 16 + ▸ CALCULATED (mock RM 250,000); updates live as either field changes.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8">
        <w:r>
          <w:rPr>
            <w:color w:val="1155CC"/>
            <w:u w:val="single"/>
            <w:rtl w:val="0"/>
          </w:rPr>
          <w:t xml:space="preserve">RM v2 / 15 The house</w:t>
        </w:r>
      </w:hyperlink>
    </w:p>
    <w:p w:rsidR="00000000" w:rsidDel="00000000" w:rsidP="00000000" w:rsidRDefault="00000000" w:rsidRPr="00000000" w14:paraId="000000D2">
      <w:pPr>
        <w:rPr/>
      </w:pPr>
      <w:r>
        <w:rPr>
          <w:b w:val="1"/>
          <w:bCs w:val="1"/>
          <w:rtl w:val="0"/>
        </w:rPr>
        <w:t xml:space="preserve">AC3.1.4 - Enter financing rate</w:t>
      </w:r>
      <w:r>
        <w:rPr>
          <w:rtl w:val="0"/>
        </w:rPr>
      </w:r>
    </w:p>
    <w:p w:rsidR="00000000" w:rsidDel="00000000" w:rsidP="00000000" w:rsidRDefault="00000000" w:rsidRPr="00000000" w14:paraId="000000D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defining the financing scenario,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form,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enter an annual financing rate.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'Rate (% / year)' Field, decimal step 0.05 (mock 4.3).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8">
        <w:r>
          <w:rPr>
            <w:color w:val="1155CC"/>
            <w:u w:val="single"/>
            <w:rtl w:val="0"/>
          </w:rPr>
          <w:t xml:space="preserve">RM v2 / 15 The house</w:t>
        </w:r>
      </w:hyperlink>
    </w:p>
    <w:p w:rsidR="00000000" w:rsidDel="00000000" w:rsidP="00000000" w:rsidRDefault="00000000" w:rsidRPr="00000000" w14:paraId="000000D4">
      <w:pPr>
        <w:rPr/>
      </w:pPr>
      <w:r>
        <w:rPr>
          <w:b w:val="1"/>
          <w:bCs w:val="1"/>
          <w:rtl w:val="0"/>
        </w:rPr>
        <w:t xml:space="preserve">AC3.1.5 - Enter loan tenure</w:t>
      </w:r>
      <w:r>
        <w:rPr>
          <w:rtl w:val="0"/>
        </w:rPr>
      </w:r>
    </w:p>
    <w:p w:rsidR="00000000" w:rsidDel="00000000" w:rsidP="00000000" w:rsidRDefault="00000000" w:rsidRPr="00000000" w14:paraId="000000D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defining the financing scenario,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form,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enter the financing tenure in years.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'Tenure (years)' Field, integer (mock 35).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8">
        <w:r>
          <w:rPr>
            <w:color w:val="1155CC"/>
            <w:u w:val="single"/>
            <w:rtl w:val="0"/>
          </w:rPr>
          <w:t xml:space="preserve">RM v2 / 15 The house</w:t>
        </w:r>
      </w:hyperlink>
    </w:p>
    <w:p w:rsidR="00000000" w:rsidDel="00000000" w:rsidP="00000000" w:rsidRDefault="00000000" w:rsidRPr="00000000" w14:paraId="000000D6">
      <w:pPr>
        <w:rPr/>
      </w:pPr>
      <w:r>
        <w:rPr>
          <w:b w:val="1"/>
          <w:bCs w:val="1"/>
          <w:rtl w:val="0"/>
        </w:rPr>
        <w:t xml:space="preserve">AC3.1.6 - Display monthly instalment</w:t>
      </w:r>
      <w:r>
        <w:rPr>
          <w:rtl w:val="0"/>
        </w:rPr>
      </w:r>
    </w:p>
    <w:p w:rsidR="00000000" w:rsidDel="00000000" w:rsidP="00000000" w:rsidRDefault="00000000" w:rsidRPr="00000000" w14:paraId="000000D7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required property and financing values are available,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RuMampu displays the property scenario,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a calculated monthly instalment is shown.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prominent key-value Row 'Monthly instalment' in Space Grotesk Bold 24 + ▸ (mock RM 1,152).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Calc: </w:t>
      </w:r>
      <w:r>
        <w:rPr>
          <w:rtl w:val="0"/>
        </w:rPr>
        <w:t xml:space="preserve">real amortisation — M = P·r/(1−(1+r)^−n), r = rate/1200, n = years×12; recomputes live with the 0.6s debounce, keeping input focus.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8">
        <w:r>
          <w:rPr>
            <w:color w:val="1155CC"/>
            <w:u w:val="single"/>
            <w:rtl w:val="0"/>
          </w:rPr>
          <w:t xml:space="preserve">RM v2 / 15 The house</w:t>
        </w:r>
      </w:hyperlink>
    </w:p>
    <w:p w:rsidR="00000000" w:rsidDel="00000000" w:rsidP="00000000" w:rsidRDefault="00000000" w:rsidRPr="00000000" w14:paraId="000000D8">
      <w:pPr>
        <w:rPr/>
      </w:pPr>
      <w:r>
        <w:rPr>
          <w:b w:val="1"/>
          <w:bCs w:val="1"/>
          <w:rtl w:val="0"/>
        </w:rPr>
        <w:t xml:space="preserve">AC3.1.7 - Use a known monthly payment</w:t>
      </w:r>
      <w:r>
        <w:rPr>
          <w:rtl w:val="0"/>
        </w:rPr>
      </w:r>
    </w:p>
    <w:p w:rsidR="00000000" w:rsidDel="00000000" w:rsidP="00000000" w:rsidRDefault="00000000" w:rsidRPr="00000000" w14:paraId="000000D9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already know the monthly payment for the property,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choose the known-payment option,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enter that payment instead of relying on the displayed instalment calculation.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underlined escape hatch 'I already know my monthly payment' swaps the whole form for a single 'Monthly payment (RM)' Field carrying ● YOUR DATA, with 'Cancel' to return to the calculated form.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the known payment replaces the calculated instalment in every downstream figure (total cost, result, range).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8">
        <w:r>
          <w:rPr>
            <w:color w:val="1155CC"/>
            <w:u w:val="single"/>
            <w:rtl w:val="0"/>
          </w:rPr>
          <w:t xml:space="preserve">RM v2 / 15 The house</w:t>
        </w:r>
      </w:hyperlink>
    </w:p>
    <w:p w:rsidR="00000000" w:rsidDel="00000000" w:rsidP="00000000" w:rsidRDefault="00000000" w:rsidRPr="00000000" w14:paraId="000000DA">
      <w:pPr>
        <w:pStyle w:val="Heading2"/>
        <w:rPr/>
      </w:pPr>
      <w:r>
        <w:rPr>
          <w:rtl w:val="0"/>
        </w:rPr>
        <w:t xml:space="preserve">US3.2 - Include recurring homeownership costs</w:t>
      </w:r>
    </w:p>
    <w:p w:rsidR="00000000" w:rsidDel="00000000" w:rsidP="00000000" w:rsidRDefault="00000000" w:rsidRPr="00000000" w14:paraId="000000DB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the test to consider recurring homeownership costs in addition to the instalment so that the tested amount represents more than the loan payment alone.</w:t>
      </w:r>
    </w:p>
    <w:p w:rsidR="00000000" w:rsidDel="00000000" w:rsidP="00000000" w:rsidRDefault="00000000" w:rsidRPr="00000000" w14:paraId="000000DC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Total monthly cost</w:t>
      </w:r>
    </w:p>
    <w:p w:rsidR="00000000" w:rsidDel="00000000" w:rsidP="00000000" w:rsidRDefault="00000000" w:rsidRPr="00000000" w14:paraId="000000DD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DE">
      <w:pPr>
        <w:rPr/>
      </w:pPr>
      <w:r>
        <w:rPr>
          <w:b w:val="1"/>
          <w:bCs w:val="1"/>
          <w:rtl w:val="0"/>
        </w:rPr>
        <w:t xml:space="preserve">AC3.2.1 - Display instalment within total cost</w:t>
      </w:r>
      <w:r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r>
        <w:rPr>
          <w:rtl w:val="0"/>
        </w:rPr>
        <w:t xml:space="preserve">Given a monthly instalment exists,</w:t>
        <w:br w:type="textWrapping"/>
        <w:t xml:space="preserve">When I expand What's inside on the Total monthly cost screen,</w:t>
        <w:br w:type="textWrapping"/>
        <w:t xml:space="preserve">Then the instalment is displayed as one component of the monthly home cost.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Total monthly cost; route 'homecost'; Figma frame RM v2 / 16 Total monthly cost.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'What's inside' expander row (label + '+' / '−'); when open, the first key-value Row is 'Instalment' + RM figure + ▸ CALCULATED (or ● if the known-payment hatch was used).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9">
        <w:r>
          <w:rPr>
            <w:color w:val="1155CC"/>
            <w:u w:val="single"/>
            <w:rtl w:val="0"/>
          </w:rPr>
          <w:t xml:space="preserve">RM v2 / 16 Total monthly cost</w:t>
        </w:r>
      </w:hyperlink>
    </w:p>
    <w:p w:rsidR="00000000" w:rsidDel="00000000" w:rsidP="00000000" w:rsidRDefault="00000000" w:rsidRPr="00000000" w14:paraId="000000E0">
      <w:pPr>
        <w:rPr/>
      </w:pPr>
      <w:r>
        <w:rPr>
          <w:b w:val="1"/>
          <w:bCs w:val="1"/>
          <w:rtl w:val="0"/>
        </w:rPr>
        <w:t xml:space="preserve">AC3.2.2 - Display additional home costs</w:t>
      </w:r>
      <w:r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>
        <w:rPr>
          <w:rtl w:val="0"/>
        </w:rPr>
        <w:t xml:space="preserve">Given I am on the Total monthly cost screen,</w:t>
        <w:br w:type="textWrapping"/>
        <w:t xml:space="preserve">When I expand What's inside,</w:t>
        <w:br w:type="textWrapping"/>
        <w:t xml:space="preserve">Then the additional recurring home-cost items are displayed separately from the instalment.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beneath the instalment, six Edit rows with sensible Malaysian defaults, each labelled with ▩ ASSUMPTION: Maintenance &amp; sinking fund 150, Home insurance 55, Assessment tax 20, Quit rent 5, Parking 0, Other 0.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9">
        <w:r>
          <w:rPr>
            <w:color w:val="1155CC"/>
            <w:u w:val="single"/>
            <w:rtl w:val="0"/>
          </w:rPr>
          <w:t xml:space="preserve">RM v2 / 16 Total monthly cost</w:t>
        </w:r>
      </w:hyperlink>
    </w:p>
    <w:p w:rsidR="00000000" w:rsidDel="00000000" w:rsidP="00000000" w:rsidRDefault="00000000" w:rsidRPr="00000000" w14:paraId="000000E2">
      <w:pPr>
        <w:rPr/>
      </w:pPr>
      <w:r>
        <w:rPr>
          <w:b w:val="1"/>
          <w:bCs w:val="1"/>
          <w:rtl w:val="0"/>
        </w:rPr>
        <w:t xml:space="preserve">AC3.2.3 - Edit displayed additional costs</w:t>
      </w:r>
      <w:r>
        <w:rPr>
          <w:rtl w:val="0"/>
        </w:rPr>
      </w:r>
    </w:p>
    <w:p w:rsidR="00000000" w:rsidDel="00000000" w:rsidP="00000000" w:rsidRDefault="00000000" w:rsidRPr="00000000" w14:paraId="000000E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 displayed home-cost item can be changed,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enter a different amount,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visible total monthly home cost updates accordingly.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editing any white value box live-updates the big total (debounced, focus preserved); assumptions are always editable, never fixed.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9">
        <w:r>
          <w:rPr>
            <w:color w:val="1155CC"/>
            <w:u w:val="single"/>
            <w:rtl w:val="0"/>
          </w:rPr>
          <w:t xml:space="preserve">RM v2 / 16 Total monthly cost</w:t>
        </w:r>
      </w:hyperlink>
    </w:p>
    <w:p w:rsidR="00000000" w:rsidDel="00000000" w:rsidP="00000000" w:rsidRDefault="00000000" w:rsidRPr="00000000" w14:paraId="000000E4">
      <w:pPr>
        <w:rPr/>
      </w:pPr>
      <w:r>
        <w:rPr>
          <w:b w:val="1"/>
          <w:bCs w:val="1"/>
          <w:rtl w:val="0"/>
        </w:rPr>
        <w:t xml:space="preserve">AC3.2.4 - Display total monthly cost</w:t>
      </w:r>
      <w:r>
        <w:rPr>
          <w:rtl w:val="0"/>
        </w:rPr>
      </w:r>
    </w:p>
    <w:p w:rsidR="00000000" w:rsidDel="00000000" w:rsidP="00000000" w:rsidRDefault="00000000" w:rsidRPr="00000000" w14:paraId="000000E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instalment and additional housing costs are available,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page,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the combined total monthly cost as a calculated amount.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screen leads with the total — Space Grotesk Bold 38 + ▸ CALCULATED (mock RM 1,382 = 1,152 + 230) — captioned 'The instalment is not the whole cost.' (13px ink64). That caption is the point of the screen.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9">
        <w:r>
          <w:rPr>
            <w:color w:val="1155CC"/>
            <w:u w:val="single"/>
            <w:rtl w:val="0"/>
          </w:rPr>
          <w:t xml:space="preserve">RM v2 / 16 Total monthly cost</w:t>
        </w:r>
      </w:hyperlink>
    </w:p>
    <w:p w:rsidR="00000000" w:rsidDel="00000000" w:rsidP="00000000" w:rsidRDefault="00000000" w:rsidRPr="00000000" w14:paraId="000000E6">
      <w:pPr>
        <w:rPr/>
      </w:pPr>
      <w:r>
        <w:rPr>
          <w:b w:val="1"/>
          <w:bCs w:val="1"/>
          <w:rtl w:val="0"/>
        </w:rPr>
        <w:t xml:space="preserve">AC3.2.5 - Start housing test</w:t>
      </w:r>
      <w:r>
        <w:rPr>
          <w:rtl w:val="0"/>
        </w:rPr>
      </w:r>
    </w:p>
    <w:p w:rsidR="00000000" w:rsidDel="00000000" w:rsidP="00000000" w:rsidRDefault="00000000" w:rsidRPr="00000000" w14:paraId="000000E7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total monthly cost is displayed,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Run the test,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proceeds to the housing stress-test flow.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Primary button 'Run the test →'.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runs the pre-housing gate first — if any recorded month's surplus (income after work costs − commitments) is already negative, route to Before the house; otherwise to Result. The gate re-checks on every entry into the Test tab.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9">
        <w:r>
          <w:rPr>
            <w:color w:val="1155CC"/>
            <w:u w:val="single"/>
            <w:rtl w:val="0"/>
          </w:rPr>
          <w:t xml:space="preserve">RM v2 / 16 Total monthly cost</w:t>
        </w:r>
      </w:hyperlink>
    </w:p>
    <w:p w:rsidR="00000000" w:rsidDel="00000000" w:rsidP="00000000" w:rsidRDefault="00000000" w:rsidRPr="00000000" w14:paraId="000000E8">
      <w:pPr>
        <w:pStyle w:val="Heading2"/>
        <w:rPr/>
      </w:pPr>
      <w:r>
        <w:rPr>
          <w:rtl w:val="0"/>
        </w:rPr>
        <w:t xml:space="preserve">US3.3 - Check my financial position before adding the house</w:t>
      </w:r>
    </w:p>
    <w:p w:rsidR="00000000" w:rsidDel="00000000" w:rsidP="00000000" w:rsidRDefault="00000000" w:rsidRPr="00000000" w14:paraId="000000E9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to know whether my recorded months already struggle to cover existing costs before adding a home payment so that I can distinguish an existing shortfall from a housing-related shortfall.</w:t>
      </w:r>
    </w:p>
    <w:p w:rsidR="00000000" w:rsidDel="00000000" w:rsidP="00000000" w:rsidRDefault="00000000" w:rsidRPr="00000000" w14:paraId="000000EA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Before the house</w:t>
      </w:r>
    </w:p>
    <w:p w:rsidR="00000000" w:rsidDel="00000000" w:rsidP="00000000" w:rsidRDefault="00000000" w:rsidRPr="00000000" w14:paraId="000000EB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EC">
      <w:pPr>
        <w:rPr/>
      </w:pPr>
      <w:r>
        <w:rPr>
          <w:b w:val="1"/>
          <w:bCs w:val="1"/>
          <w:rtl w:val="0"/>
        </w:rPr>
        <w:t xml:space="preserve">AC3.3.1 - Evaluate existing costs without the home</w:t>
      </w:r>
      <w:r>
        <w:rPr>
          <w:rtl w:val="0"/>
        </w:rPr>
      </w:r>
    </w:p>
    <w:p w:rsidR="00000000" w:rsidDel="00000000" w:rsidP="00000000" w:rsidRDefault="00000000" w:rsidRPr="00000000" w14:paraId="000000E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my current income and commitments are recorded,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RuMampu performs the pre-housing check,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result is based on my recorded position before the additional housing cost.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Before the house; route 'precheck'; Figma frame RM v2 / 17 Before the house; appears ONLY when the gate fires — it is not in the normal flow.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Calc: </w:t>
      </w:r>
      <w:r>
        <w:rPr>
          <w:rtl w:val="0"/>
        </w:rPr>
        <w:t xml:space="preserve">gate condition = min over recorded months of (income after work costs − commitments for that month) &lt; 0; housing cost plays no part in it.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0">
        <w:r>
          <w:rPr>
            <w:color w:val="1155CC"/>
            <w:u w:val="single"/>
            <w:rtl w:val="0"/>
          </w:rPr>
          <w:t xml:space="preserve">RM v2 / 17 Before the house</w:t>
        </w:r>
      </w:hyperlink>
    </w:p>
    <w:p w:rsidR="00000000" w:rsidDel="00000000" w:rsidP="00000000" w:rsidRDefault="00000000" w:rsidRPr="00000000" w14:paraId="000000EE">
      <w:pPr>
        <w:rPr/>
      </w:pPr>
      <w:r>
        <w:rPr>
          <w:b w:val="1"/>
          <w:bCs w:val="1"/>
          <w:rtl w:val="0"/>
        </w:rPr>
        <w:t xml:space="preserve">AC3.3.2 - Identify an existing short month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one or more recorded months do not cover existing costs,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pre-housing result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identifies that a recorded month was already short.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display headline (Space Grotesk Bold 24) names the month softly: 'In {month}, your quietest recorded month, income came in RM {x} below your everyday costs, before any home cost.' + ▸ CALCULATED.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0">
        <w:r>
          <w:rPr>
            <w:color w:val="1155CC"/>
            <w:u w:val="single"/>
            <w:rtl w:val="0"/>
          </w:rPr>
          <w:t xml:space="preserve">RM v2 / 17 Before the house</w:t>
        </w:r>
      </w:hyperlink>
    </w:p>
    <w:p w:rsidR="00000000" w:rsidDel="00000000" w:rsidP="00000000" w:rsidRDefault="00000000" w:rsidRPr="00000000" w14:paraId="000000F0">
      <w:pPr>
        <w:rPr/>
      </w:pPr>
      <w:r>
        <w:rPr>
          <w:b w:val="1"/>
          <w:bCs w:val="1"/>
          <w:rtl w:val="0"/>
        </w:rPr>
        <w:t xml:space="preserve">AC3.3.3 - Display existing gap</w:t>
      </w:r>
      <w:r>
        <w:rPr>
          <w:rtl w:val="0"/>
        </w:rPr>
      </w:r>
    </w:p>
    <w:p w:rsidR="00000000" w:rsidDel="00000000" w:rsidP="00000000" w:rsidRDefault="00000000" w:rsidRPr="00000000" w14:paraId="000000F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an existing recorded month was short,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result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associated shortfall amount is shown.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shortfall amount is embedded in that headline (RM {x}); supporting body (14px ink64): 'A home payment on top would leave every month short, at any price. A quick look at income and costs first gives the test firmer ground.'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0">
        <w:r>
          <w:rPr>
            <w:color w:val="1155CC"/>
            <w:u w:val="single"/>
            <w:rtl w:val="0"/>
          </w:rPr>
          <w:t xml:space="preserve">RM v2 / 17 Before the house</w:t>
        </w:r>
      </w:hyperlink>
    </w:p>
    <w:p w:rsidR="00000000" w:rsidDel="00000000" w:rsidP="00000000" w:rsidRDefault="00000000" w:rsidRPr="00000000" w14:paraId="000000F2">
      <w:pPr>
        <w:rPr/>
      </w:pPr>
      <w:r>
        <w:rPr>
          <w:b w:val="1"/>
          <w:bCs w:val="1"/>
          <w:rtl w:val="0"/>
        </w:rPr>
        <w:t xml:space="preserve">AC3.3.4 - Redirect to financial inputs</w:t>
      </w:r>
      <w:r>
        <w:rPr>
          <w:rtl w:val="0"/>
        </w:rPr>
      </w:r>
    </w:p>
    <w:p w:rsidR="00000000" w:rsidDel="00000000" w:rsidP="00000000" w:rsidRDefault="00000000" w:rsidRPr="00000000" w14:paraId="000000F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want to review my existing financial information,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Go to Money,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return to the Money area.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Primary button 'Go to Money' switches to the Money tab; no result is shown while the gate condition holds — the Test tab keeps landing here until the record recovers.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0">
        <w:r>
          <w:rPr>
            <w:color w:val="1155CC"/>
            <w:u w:val="single"/>
            <w:rtl w:val="0"/>
          </w:rPr>
          <w:t xml:space="preserve">RM v2 / 17 Before the house</w:t>
        </w:r>
      </w:hyperlink>
    </w:p>
    <w:p w:rsidR="00000000" w:rsidDel="00000000" w:rsidP="00000000" w:rsidRDefault="00000000" w:rsidRPr="00000000" w14:paraId="000000F4">
      <w:pPr>
        <w:pStyle w:val="Heading2"/>
        <w:rPr/>
      </w:pPr>
      <w:r>
        <w:rPr>
          <w:rtl w:val="0"/>
        </w:rPr>
        <w:t xml:space="preserve">US3.4 - See how the tested home would have performed across recorded months</w:t>
      </w:r>
    </w:p>
    <w:p w:rsidR="00000000" w:rsidDel="00000000" w:rsidP="00000000" w:rsidRDefault="00000000" w:rsidRPr="00000000" w14:paraId="000000F5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to compare the tested monthly housing cost against each of my recorded months so that I can see how often the home would have caused a shortfall.</w:t>
      </w:r>
    </w:p>
    <w:p w:rsidR="00000000" w:rsidDel="00000000" w:rsidP="00000000" w:rsidRDefault="00000000" w:rsidRPr="00000000" w14:paraId="000000F6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Result</w:t>
      </w:r>
    </w:p>
    <w:p w:rsidR="00000000" w:rsidDel="00000000" w:rsidP="00000000" w:rsidRDefault="00000000" w:rsidRPr="00000000" w14:paraId="000000F7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F8">
      <w:pPr>
        <w:rPr/>
      </w:pPr>
      <w:r>
        <w:rPr>
          <w:b w:val="1"/>
          <w:bCs w:val="1"/>
          <w:rtl w:val="0"/>
        </w:rPr>
        <w:t xml:space="preserve">AC3.4.1 - Display short-month count</w:t>
      </w:r>
      <w:r>
        <w:rPr>
          <w:rtl w:val="0"/>
        </w:rPr>
      </w:r>
    </w:p>
    <w:p w:rsidR="00000000" w:rsidDel="00000000" w:rsidP="00000000" w:rsidRDefault="00000000" w:rsidRPr="00000000" w14:paraId="000000F9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run a housing test using my recorded months,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Result screen appears,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how many recorded months would have run short.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Result; route 'result'; Figma frame RM v2 / 05 Result.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headline first — '2 of your 6 recorded months would have run short.' in Space Grotesk Bold 34–38, −1% tracking, + ▸ CALCULATED. Zero-short variant: 'None of your {n} recorded months would have run short.'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1">
        <w:r>
          <w:rPr>
            <w:color w:val="1155CC"/>
            <w:u w:val="single"/>
            <w:rtl w:val="0"/>
          </w:rPr>
          <w:t xml:space="preserve">RM v2 / 05 Result</w:t>
        </w:r>
      </w:hyperlink>
    </w:p>
    <w:p w:rsidR="00000000" w:rsidDel="00000000" w:rsidP="00000000" w:rsidRDefault="00000000" w:rsidRPr="00000000" w14:paraId="000000FA">
      <w:pPr>
        <w:rPr/>
      </w:pPr>
      <w:r>
        <w:rPr>
          <w:b w:val="1"/>
          <w:bCs w:val="1"/>
          <w:rtl w:val="0"/>
        </w:rPr>
        <w:t xml:space="preserve">AC3.4.2 - Display total tested months</w:t>
      </w:r>
      <w:r>
        <w:rPr>
          <w:rtl w:val="0"/>
        </w:rPr>
      </w:r>
    </w:p>
    <w:p w:rsidR="00000000" w:rsidDel="00000000" w:rsidP="00000000" w:rsidRDefault="00000000" w:rsidRPr="00000000" w14:paraId="000000FB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short-month result is displayed,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read the result,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number of short months is presented relative to the total number of recorded months used.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the count is always phrased '{short} of your {total} recorded months' — never a percentage, never a grade.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Limitation states: fewer than 4 months, or a declared slow month unseen → a Caution note takes the headline position ('Only {n} months recorded…' / 'This test hasn't seen {month}…') and the count drops to 19–20px below it — a statement that the test hasn't seen enough, not a softened verdict.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1">
        <w:r>
          <w:rPr>
            <w:color w:val="1155CC"/>
            <w:u w:val="single"/>
            <w:rtl w:val="0"/>
          </w:rPr>
          <w:t xml:space="preserve">RM v2 / 05 Result</w:t>
        </w:r>
      </w:hyperlink>
    </w:p>
    <w:p w:rsidR="00000000" w:rsidDel="00000000" w:rsidP="00000000" w:rsidRDefault="00000000" w:rsidRPr="00000000" w14:paraId="000000FC">
      <w:pPr>
        <w:rPr/>
      </w:pPr>
      <w:r>
        <w:rPr>
          <w:b w:val="1"/>
          <w:bCs w:val="1"/>
          <w:rtl w:val="0"/>
        </w:rPr>
        <w:t xml:space="preserve">AC3.4.3 - Display largest gap</w:t>
      </w:r>
      <w:r>
        <w:rPr>
          <w:rtl w:val="0"/>
        </w:rPr>
      </w:r>
    </w:p>
    <w:p w:rsidR="00000000" w:rsidDel="00000000" w:rsidP="00000000" w:rsidRDefault="00000000" w:rsidRPr="00000000" w14:paraId="000000F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at least one recorded month would have been short,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result,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largest calculated gap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key-value Row 'Largest gap' + RM figure (Space Grotesk Bold 17) + ▸ (mock RM 340); hidden entirely when no month is short.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1">
        <w:r>
          <w:rPr>
            <w:color w:val="1155CC"/>
            <w:u w:val="single"/>
            <w:rtl w:val="0"/>
          </w:rPr>
          <w:t xml:space="preserve">RM v2 / 05 Result</w:t>
        </w:r>
      </w:hyperlink>
    </w:p>
    <w:p w:rsidR="00000000" w:rsidDel="00000000" w:rsidP="00000000" w:rsidRDefault="00000000" w:rsidRPr="00000000" w14:paraId="000000FE">
      <w:pPr>
        <w:rPr/>
      </w:pPr>
      <w:r>
        <w:rPr>
          <w:b w:val="1"/>
          <w:bCs w:val="1"/>
          <w:rtl w:val="0"/>
        </w:rPr>
        <w:t xml:space="preserve">AC3.4.4 - Display month-by-month chart</w:t>
      </w:r>
      <w:r>
        <w:rPr>
          <w:rtl w:val="0"/>
        </w:rPr>
      </w:r>
    </w:p>
    <w:p w:rsidR="00000000" w:rsidDel="00000000" w:rsidP="00000000" w:rsidRDefault="00000000" w:rsidRPr="00000000" w14:paraId="000000F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recorded monthly data was used in the test,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Result screen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result includes a month-by-month chart.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Waterline chart (see glossary) — six ink bars (45px wide, 12px gaps, 3px top radius) on a 170px plot, month labels beneath, ▸ CALCULATED under the chart.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1">
        <w:r>
          <w:rPr>
            <w:color w:val="1155CC"/>
            <w:u w:val="single"/>
            <w:rtl w:val="0"/>
          </w:rPr>
          <w:t xml:space="preserve">RM v2 / 05 Result</w:t>
        </w:r>
      </w:hyperlink>
    </w:p>
    <w:p w:rsidR="00000000" w:rsidDel="00000000" w:rsidP="00000000" w:rsidRDefault="00000000" w:rsidRPr="00000000" w14:paraId="00000100">
      <w:pPr>
        <w:rPr/>
      </w:pPr>
      <w:r>
        <w:rPr>
          <w:b w:val="1"/>
          <w:bCs w:val="1"/>
          <w:rtl w:val="0"/>
        </w:rPr>
        <w:t xml:space="preserve">AC3.4.5 - Show tested cost as reference</w:t>
      </w:r>
      <w:r>
        <w:rPr>
          <w:rtl w:val="0"/>
        </w:rPr>
      </w:r>
    </w:p>
    <w:p w:rsidR="00000000" w:rsidDel="00000000" w:rsidP="00000000" w:rsidRDefault="00000000" w:rsidRPr="00000000" w14:paraId="0000010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chart is displayed,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compare my recorded months against the housing cost,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tested monthly home cost is represented by a reference line.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tested total monthly cost is a 2.5px ink line crossing all bars, deliberately overshooting the right edge with an arrowhead — the one element allowed to break the grid — plus a white pill label ('RM 1,382', 11px Space Grotesk Bold, ink14 border) sitting on the line.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1">
        <w:r>
          <w:rPr>
            <w:color w:val="1155CC"/>
            <w:u w:val="single"/>
            <w:rtl w:val="0"/>
          </w:rPr>
          <w:t xml:space="preserve">RM v2 / 05 Result</w:t>
        </w:r>
      </w:hyperlink>
    </w:p>
    <w:p w:rsidR="00000000" w:rsidDel="00000000" w:rsidP="00000000" w:rsidRDefault="00000000" w:rsidRPr="00000000" w14:paraId="00000102">
      <w:pPr>
        <w:rPr/>
      </w:pPr>
      <w:r>
        <w:rPr>
          <w:b w:val="1"/>
          <w:bCs w:val="1"/>
          <w:rtl w:val="0"/>
        </w:rPr>
        <w:t xml:space="preserve">AC3.4.6 - Highlight shortfalls</w:t>
      </w:r>
      <w:r>
        <w:rPr>
          <w:rtl w:val="0"/>
        </w:rPr>
      </w:r>
    </w:p>
    <w:p w:rsidR="00000000" w:rsidDel="00000000" w:rsidP="00000000" w:rsidRDefault="00000000" w:rsidRPr="00000000" w14:paraId="0000010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 recorded month does not reach the tested home-cost line,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it appears in the chart,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shortfall is visually distinguished.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for each short month, ONLY the gap — the space between the bar top and the line — is filled #F1592A (~70% of bar width, 2px radius). Covered months stay ink; #F1592A appears in no other component on this screen (one-use rule).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1">
        <w:r>
          <w:rPr>
            <w:color w:val="1155CC"/>
            <w:u w:val="single"/>
            <w:rtl w:val="0"/>
          </w:rPr>
          <w:t xml:space="preserve">RM v2 / 05 Result</w:t>
        </w:r>
      </w:hyperlink>
    </w:p>
    <w:p w:rsidR="00000000" w:rsidDel="00000000" w:rsidP="00000000" w:rsidRDefault="00000000" w:rsidRPr="00000000" w14:paraId="00000104">
      <w:pPr>
        <w:rPr/>
      </w:pPr>
      <w:r>
        <w:rPr>
          <w:b w:val="1"/>
          <w:bCs w:val="1"/>
          <w:rtl w:val="0"/>
        </w:rPr>
        <w:t xml:space="preserve">AC3.4.7 - Access further test views</w:t>
      </w:r>
      <w:r>
        <w:rPr>
          <w:rtl w:val="0"/>
        </w:rPr>
      </w:r>
    </w:p>
    <w:p w:rsidR="00000000" w:rsidDel="00000000" w:rsidP="00000000" w:rsidRDefault="00000000" w:rsidRPr="00000000" w14:paraId="0000010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completed a housing test,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Result screen,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access Carrying range, Compare payments and If income drops.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three Quiet rows with line icons — range-band icon 'Carrying range', columns icon 'Compare payments', trending-down icon 'If income drops'.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Also on screen: underlined 'How this was worked out' expander (reasoning behind a tap: bar/line explanation naming RM {cost}) and underlined 'Keep this test' (see AC8.2.1).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1">
        <w:r>
          <w:rPr>
            <w:color w:val="1155CC"/>
            <w:u w:val="single"/>
            <w:rtl w:val="0"/>
          </w:rPr>
          <w:t xml:space="preserve">RM v2 / 05 Result</w:t>
        </w:r>
      </w:hyperlink>
    </w:p>
    <w:p w:rsidR="00000000" w:rsidDel="00000000" w:rsidP="00000000" w:rsidRDefault="00000000" w:rsidRPr="00000000" w14:paraId="00000106">
      <w:pPr>
        <w:pStyle w:val="Heading2"/>
        <w:rPr/>
      </w:pPr>
      <w:r>
        <w:rPr>
          <w:rtl w:val="0"/>
        </w:rPr>
        <w:t xml:space="preserve">US3.5 - Understand my carrying range</w:t>
      </w:r>
    </w:p>
    <w:p w:rsidR="00000000" w:rsidDel="00000000" w:rsidP="00000000" w:rsidRDefault="00000000" w:rsidRPr="00000000" w14:paraId="00000107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to see a range of monthly payments that my recorded months were able to carry so that I can understand affordability as a range rather than one exact number.</w:t>
      </w:r>
    </w:p>
    <w:p w:rsidR="00000000" w:rsidDel="00000000" w:rsidP="00000000" w:rsidRDefault="00000000" w:rsidRPr="00000000" w14:paraId="00000108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Carrying range</w:t>
      </w:r>
    </w:p>
    <w:p w:rsidR="00000000" w:rsidDel="00000000" w:rsidP="00000000" w:rsidRDefault="00000000" w:rsidRPr="00000000" w14:paraId="00000109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0A">
      <w:pPr>
        <w:rPr/>
      </w:pPr>
      <w:r>
        <w:rPr>
          <w:b w:val="1"/>
          <w:bCs w:val="1"/>
          <w:rtl w:val="0"/>
        </w:rPr>
        <w:t xml:space="preserve">AC3.5.1 - Display lower carrying amount</w:t>
      </w:r>
      <w:r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>
          <w:b w:val="1"/>
          <w:bCs w:val="1"/>
        </w:rPr>
      </w:pPr>
      <w:r>
        <w:rPr>
          <w:rtl w:val="0"/>
        </w:rPr>
        <w:t xml:space="preserve">Given a carrying range is available,</w:t>
        <w:br w:type="textWrapping"/>
        <w:t xml:space="preserve">When I open Carrying range,</w:t>
        <w:br w:type="textWrapping"/>
        <w:t xml:space="preserve">Then the lower carrying amount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Carrying range; route 'range'; Figma frame RM v2 / 06 Carrying range.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UI/Calc: </w:t>
      </w:r>
      <w:r>
        <w:rPr>
          <w:rtl w:val="0"/>
        </w:rPr>
        <w:t xml:space="preserve">lead sentence in Space Grotesk Bold 24 — 'Your recorded months carried payments of RM {lo} to RM {hi} a month.' + ▸; lo = the smallest monthly surplus (every recorded month covered it; mock RM 1,042).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2">
        <w:r>
          <w:rPr>
            <w:color w:val="1155CC"/>
            <w:u w:val="single"/>
            <w:rtl w:val="0"/>
          </w:rPr>
          <w:t xml:space="preserve">RM v2 / 06 Carrying range</w:t>
        </w:r>
      </w:hyperlink>
    </w:p>
    <w:p w:rsidR="00000000" w:rsidDel="00000000" w:rsidP="00000000" w:rsidRDefault="00000000" w:rsidRPr="00000000" w14:paraId="0000010C">
      <w:pPr>
        <w:rPr/>
      </w:pPr>
      <w:r>
        <w:rPr>
          <w:b w:val="1"/>
          <w:bCs w:val="1"/>
          <w:rtl w:val="0"/>
        </w:rPr>
        <w:t xml:space="preserve">AC3.5.2 - Display upper carrying amount</w:t>
      </w:r>
      <w:r>
        <w:rPr>
          <w:rtl w:val="0"/>
        </w:rPr>
      </w:r>
    </w:p>
    <w:p w:rsidR="00000000" w:rsidDel="00000000" w:rsidP="00000000" w:rsidRDefault="00000000" w:rsidRPr="00000000" w14:paraId="0000010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 carrying range is available,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screen,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an upper carrying amount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Calc: </w:t>
      </w:r>
      <w:r>
        <w:rPr>
          <w:rtl w:val="0"/>
        </w:rPr>
        <w:t xml:space="preserve">hi = the median monthly surplus (half the recorded months covered it; mock RM 1,673); both ends derive purely from the record.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2">
        <w:r>
          <w:rPr>
            <w:color w:val="1155CC"/>
            <w:u w:val="single"/>
            <w:rtl w:val="0"/>
          </w:rPr>
          <w:t xml:space="preserve">RM v2 / 06 Carrying range</w:t>
        </w:r>
      </w:hyperlink>
    </w:p>
    <w:p w:rsidR="00000000" w:rsidDel="00000000" w:rsidP="00000000" w:rsidRDefault="00000000" w:rsidRPr="00000000" w14:paraId="0000010E">
      <w:pPr>
        <w:rPr/>
      </w:pPr>
      <w:r>
        <w:rPr>
          <w:b w:val="1"/>
          <w:bCs w:val="1"/>
          <w:rtl w:val="0"/>
        </w:rPr>
        <w:t xml:space="preserve">AC3.5.3 - Explain the range</w:t>
      </w:r>
      <w:r>
        <w:rPr>
          <w:rtl w:val="0"/>
        </w:rPr>
      </w:r>
    </w:p>
    <w:p w:rsidR="00000000" w:rsidDel="00000000" w:rsidP="00000000" w:rsidRDefault="00000000" w:rsidRPr="00000000" w14:paraId="0000010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lower and upper values are displayed,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read the explanation,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explains what the two ends of the range represent.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underlined expander 'What the two ends mean' → 'RM {lo}: every recorded month covered it. RM {hi}: half of them did.' — reasoning behind a tap, per the app-wide rule.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2">
        <w:r>
          <w:rPr>
            <w:color w:val="1155CC"/>
            <w:u w:val="single"/>
            <w:rtl w:val="0"/>
          </w:rPr>
          <w:t xml:space="preserve">RM v2 / 06 Carrying range</w:t>
        </w:r>
      </w:hyperlink>
    </w:p>
    <w:p w:rsidR="00000000" w:rsidDel="00000000" w:rsidP="00000000" w:rsidRDefault="00000000" w:rsidRPr="00000000" w14:paraId="00000110">
      <w:pPr>
        <w:rPr/>
      </w:pPr>
      <w:r>
        <w:rPr>
          <w:b w:val="1"/>
          <w:bCs w:val="1"/>
          <w:rtl w:val="0"/>
        </w:rPr>
        <w:t xml:space="preserve">AC3.5.4 - Display the tested payment within the range</w:t>
      </w:r>
      <w:r>
        <w:rPr>
          <w:rtl w:val="0"/>
        </w:rPr>
      </w:r>
    </w:p>
    <w:p w:rsidR="00000000" w:rsidDel="00000000" w:rsidP="00000000" w:rsidRDefault="00000000" w:rsidRPr="00000000" w14:paraId="0000011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 tested home payment exists,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carrying-range visual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current tested payment can be shown relative to the range.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Band — 12px ink14 track, ink fill from lo to hi, and a ▲ pin beneath at the tested payment labelled 'RM 1,382 / your test' (12px); scale runs lo×0.8 to max(hi, tested)×1.15; ▸ at the band's top-right.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Rule: </w:t>
      </w:r>
      <w:r>
        <w:rPr>
          <w:rtl w:val="0"/>
        </w:rPr>
        <w:t xml:space="preserve">NO arrows, NO delta amounts, NO comparative sentence when the tested payment sits below the range — the band never nudges upward.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2">
        <w:r>
          <w:rPr>
            <w:color w:val="1155CC"/>
            <w:u w:val="single"/>
            <w:rtl w:val="0"/>
          </w:rPr>
          <w:t xml:space="preserve">RM v2 / 06 Carrying range</w:t>
        </w:r>
      </w:hyperlink>
    </w:p>
    <w:p w:rsidR="00000000" w:rsidDel="00000000" w:rsidP="00000000" w:rsidRDefault="00000000" w:rsidRPr="00000000" w14:paraId="00000112">
      <w:pPr>
        <w:rPr/>
      </w:pPr>
      <w:r>
        <w:rPr>
          <w:b w:val="1"/>
          <w:bCs w:val="1"/>
          <w:rtl w:val="0"/>
        </w:rPr>
        <w:t xml:space="preserve">AC3.5.5 - Convert payment range to an indicative price range</w:t>
      </w:r>
      <w:r>
        <w:rPr>
          <w:rtl w:val="0"/>
        </w:rPr>
      </w:r>
    </w:p>
    <w:p w:rsidR="00000000" w:rsidDel="00000000" w:rsidP="00000000" w:rsidRDefault="00000000" w:rsidRPr="00000000" w14:paraId="0000011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financing-rate and tenure assumptions are available,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carrying range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can show an indicative property-price range corresponding to the payments.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UI/Calc: </w:t>
      </w:r>
      <w:r>
        <w:rPr>
          <w:rtl w:val="0"/>
        </w:rPr>
        <w:t xml:space="preserve">sentence 'At {rate}% over {years} years, that is about RM {p1} to RM {p2} in price.' + ▩ ASSUMPTION — inverse amortisation on (payment − non-instalment extras) plus deposit, rounded to the nearest RM 1,000 so precision doesn't overclaim (mock RM 176,000 to RM 313,000).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2">
        <w:r>
          <w:rPr>
            <w:color w:val="1155CC"/>
            <w:u w:val="single"/>
            <w:rtl w:val="0"/>
          </w:rPr>
          <w:t xml:space="preserve">RM v2 / 06 Carrying range</w:t>
        </w:r>
      </w:hyperlink>
    </w:p>
    <w:p w:rsidR="00000000" w:rsidDel="00000000" w:rsidP="00000000" w:rsidRDefault="00000000" w:rsidRPr="00000000" w14:paraId="00000114">
      <w:pPr>
        <w:rPr/>
      </w:pPr>
      <w:r>
        <w:rPr>
          <w:b w:val="1"/>
          <w:bCs w:val="1"/>
          <w:rtl w:val="0"/>
        </w:rPr>
        <w:t xml:space="preserve">AC3.5.6 - State limitation of property-price conversion</w:t>
      </w:r>
      <w:r>
        <w:rPr>
          <w:rtl w:val="0"/>
        </w:rPr>
      </w:r>
    </w:p>
    <w:p w:rsidR="00000000" w:rsidDel="00000000" w:rsidP="00000000" w:rsidRDefault="00000000" w:rsidRPr="00000000" w14:paraId="0000011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an indicative price range is shown,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read the supporting text,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states that the figure is indicative only and is not a valuation or offer.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closing line (13px ink64): 'Indicative only. Not a valuation, not an offer.' — exact wording; the word 'recommendation' is deliberately absent (banned-language list).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2">
        <w:r>
          <w:rPr>
            <w:color w:val="1155CC"/>
            <w:u w:val="single"/>
            <w:rtl w:val="0"/>
          </w:rPr>
          <w:t xml:space="preserve">RM v2 / 06 Carrying range</w:t>
        </w:r>
      </w:hyperlink>
    </w:p>
    <w:p w:rsidR="00000000" w:rsidDel="00000000" w:rsidP="00000000" w:rsidRDefault="00000000" w:rsidRPr="00000000" w14:paraId="00000116">
      <w:pPr>
        <w:pStyle w:val="Heading1"/>
        <w:rPr/>
      </w:pPr>
      <w:r>
        <w:rPr>
          <w:rtl w:val="0"/>
        </w:rPr>
        <w:t xml:space="preserve">Epic 4 - Cash-Flow Forecast &amp; Adjustment Planner</w:t>
      </w:r>
    </w:p>
    <w:p w:rsidR="00000000" w:rsidDel="00000000" w:rsidP="00000000" w:rsidRDefault="00000000" w:rsidRPr="00000000" w14:paraId="00000117">
      <w:pPr>
        <w:rPr/>
      </w:pPr>
      <w:r>
        <w:rPr>
          <w:b w:val="1"/>
          <w:bCs w:val="1"/>
          <w:rtl w:val="0"/>
        </w:rPr>
        <w:t xml:space="preserve">Scope note: </w:t>
      </w:r>
      <w:r>
        <w:rPr>
          <w:rtl w:val="0"/>
        </w:rPr>
        <w:t xml:space="preserve">The current prototype supports spending review and adjustment features. It does not visibly contain a full future cash-flow forecasting screen.</w:t>
      </w:r>
    </w:p>
    <w:p w:rsidR="00000000" w:rsidDel="00000000" w:rsidP="00000000" w:rsidRDefault="00000000" w:rsidRPr="00000000" w14:paraId="00000118">
      <w:pPr>
        <w:pStyle w:val="Heading2"/>
        <w:rPr/>
      </w:pPr>
      <w:r>
        <w:rPr>
          <w:rtl w:val="0"/>
        </w:rPr>
        <w:t xml:space="preserve">US4.1 - Review monthly expense completeness</w:t>
      </w:r>
    </w:p>
    <w:p w:rsidR="00000000" w:rsidDel="00000000" w:rsidP="00000000" w:rsidRDefault="00000000" w:rsidRPr="00000000" w14:paraId="00000119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to know how complete my recorded spending is for each month so that I understand how much of my monthly cash flow is based on actual recorded expenses.</w:t>
      </w:r>
    </w:p>
    <w:p w:rsidR="00000000" w:rsidDel="00000000" w:rsidP="00000000" w:rsidRDefault="00000000" w:rsidRPr="00000000" w14:paraId="0000011A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Monthly summary</w:t>
      </w:r>
    </w:p>
    <w:p w:rsidR="00000000" w:rsidDel="00000000" w:rsidP="00000000" w:rsidRDefault="00000000" w:rsidRPr="00000000" w14:paraId="0000011B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1C">
      <w:pPr>
        <w:rPr/>
      </w:pPr>
      <w:r>
        <w:rPr>
          <w:b w:val="1"/>
          <w:bCs w:val="1"/>
          <w:rtl w:val="0"/>
        </w:rPr>
        <w:t xml:space="preserve">AC4.1.1 - Display monthly expense totals</w:t>
      </w:r>
      <w:r>
        <w:rPr>
          <w:rtl w:val="0"/>
        </w:rPr>
      </w:r>
    </w:p>
    <w:p w:rsidR="00000000" w:rsidDel="00000000" w:rsidP="00000000" w:rsidRDefault="00000000" w:rsidRPr="00000000" w14:paraId="0000011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expenses have been recorded,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open Monthly summary,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relevant monthly expense totals are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Monthly summary; route 'expmonths'; Figma frame RM v2 / 25 Monthly summary; reached from Daily expenses.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a small per-month bar strip up top (48px-wide bars, ● YOUR DATA), then one Card per month, newest first: month title in Space Grotesk Bold 19 with a +/− expander; the total as RM + ● on the status row; expanding reveals per-category key-value Rows + ▸.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3">
        <w:r>
          <w:rPr>
            <w:color w:val="1155CC"/>
            <w:u w:val="single"/>
            <w:rtl w:val="0"/>
          </w:rPr>
          <w:t xml:space="preserve">RM v2 / 25 Monthly summary</w:t>
        </w:r>
      </w:hyperlink>
    </w:p>
    <w:p w:rsidR="00000000" w:rsidDel="00000000" w:rsidP="00000000" w:rsidRDefault="00000000" w:rsidRPr="00000000" w14:paraId="0000011E">
      <w:pPr>
        <w:rPr/>
      </w:pPr>
      <w:r>
        <w:rPr>
          <w:b w:val="1"/>
          <w:bCs w:val="1"/>
          <w:rtl w:val="0"/>
        </w:rPr>
        <w:t xml:space="preserve">AC4.1.2 - Mark fully recorded months</w:t>
      </w:r>
      <w:r>
        <w:rPr>
          <w:rtl w:val="0"/>
        </w:rPr>
      </w:r>
    </w:p>
    <w:p w:rsidR="00000000" w:rsidDel="00000000" w:rsidP="00000000" w:rsidRDefault="00000000" w:rsidRPr="00000000" w14:paraId="0000011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 month satisfies RuMampu's displayed recording rule,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month appears in Monthly summary,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it can be marked as fully recorded.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a fully recorded month (≥20 logged days) shows solid ink in the bar strip and the status text 'fully recorded' (13px ink64).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3">
        <w:r>
          <w:rPr>
            <w:color w:val="1155CC"/>
            <w:u w:val="single"/>
            <w:rtl w:val="0"/>
          </w:rPr>
          <w:t xml:space="preserve">RM v2 / 25 Monthly summary</w:t>
        </w:r>
      </w:hyperlink>
    </w:p>
    <w:p w:rsidR="00000000" w:rsidDel="00000000" w:rsidP="00000000" w:rsidRDefault="00000000" w:rsidRPr="00000000" w14:paraId="00000120">
      <w:pPr>
        <w:rPr/>
      </w:pPr>
      <w:r>
        <w:rPr>
          <w:b w:val="1"/>
          <w:bCs w:val="1"/>
          <w:rtl w:val="0"/>
        </w:rPr>
        <w:t xml:space="preserve">AC4.1.3 - Show partially recorded months</w:t>
      </w:r>
      <w:r>
        <w:rPr>
          <w:rtl w:val="0"/>
        </w:rPr>
      </w:r>
    </w:p>
    <w:p w:rsidR="00000000" w:rsidDel="00000000" w:rsidP="00000000" w:rsidRDefault="00000000" w:rsidRPr="00000000" w14:paraId="0000012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 month does not meet the full-recording rule,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it appears in Monthly summary,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shows the number of recorded days and indicates that the remaining part of the month is unknown.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a partial month draws as a dashed #FEC844 OUTLINE bar (same grammar as the coverage strip: caution = what RuMampu doesn't know) and wears a caution-outline chip: '18 DAYS, REST OF MONTH UNKNOWN' (9px caps).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Rule: </w:t>
      </w:r>
      <w:r>
        <w:rPr>
          <w:rtl w:val="0"/>
        </w:rPr>
        <w:t xml:space="preserve">the unknown remainder never silently counts as zero spending.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3">
        <w:r>
          <w:rPr>
            <w:color w:val="1155CC"/>
            <w:u w:val="single"/>
            <w:rtl w:val="0"/>
          </w:rPr>
          <w:t xml:space="preserve">RM v2 / 25 Monthly summary</w:t>
        </w:r>
      </w:hyperlink>
    </w:p>
    <w:p w:rsidR="00000000" w:rsidDel="00000000" w:rsidP="00000000" w:rsidRDefault="00000000" w:rsidRPr="00000000" w14:paraId="00000122">
      <w:pPr>
        <w:rPr/>
      </w:pPr>
      <w:r>
        <w:rPr>
          <w:b w:val="1"/>
          <w:bCs w:val="1"/>
          <w:rtl w:val="0"/>
        </w:rPr>
        <w:t xml:space="preserve">AC4.1.4 - Identify months used in the test</w:t>
      </w:r>
      <w:r>
        <w:rPr>
          <w:rtl w:val="0"/>
        </w:rPr>
      </w:r>
    </w:p>
    <w:p w:rsidR="00000000" w:rsidDel="00000000" w:rsidP="00000000" w:rsidRDefault="00000000" w:rsidRPr="00000000" w14:paraId="0000012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 recorded expense month is used in the housing test,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monthly summary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that month can be labelled used in the test.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when the month's actuals replace the commitment estimate in the housing test, the status reads 'fully recorded · used in the test'.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3">
        <w:r>
          <w:rPr>
            <w:color w:val="1155CC"/>
            <w:u w:val="single"/>
            <w:rtl w:val="0"/>
          </w:rPr>
          <w:t xml:space="preserve">RM v2 / 25 Monthly summary</w:t>
        </w:r>
      </w:hyperlink>
    </w:p>
    <w:p w:rsidR="00000000" w:rsidDel="00000000" w:rsidP="00000000" w:rsidRDefault="00000000" w:rsidRPr="00000000" w14:paraId="00000124">
      <w:pPr>
        <w:rPr/>
      </w:pPr>
      <w:r>
        <w:rPr>
          <w:b w:val="1"/>
          <w:bCs w:val="1"/>
          <w:rtl w:val="0"/>
        </w:rPr>
        <w:t xml:space="preserve">AC4.1.5 - Explain the full-recording rule</w:t>
      </w:r>
      <w:r>
        <w:rPr>
          <w:rtl w:val="0"/>
        </w:rPr>
      </w:r>
    </w:p>
    <w:p w:rsidR="00000000" w:rsidDel="00000000" w:rsidP="00000000" w:rsidRDefault="00000000" w:rsidRPr="00000000" w14:paraId="0000012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interface labels a month fully recorded,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read the rule,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states that 20 logged days constitute a fully recorded month and identifies this as RuMampu's own rule.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screen footer (13px ink64): 'A month counts as fully recorded from 20 logged days. RuMampu's own rule.' — the rule is always declared, same pattern as the 75% income rule.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3">
        <w:r>
          <w:rPr>
            <w:color w:val="1155CC"/>
            <w:u w:val="single"/>
            <w:rtl w:val="0"/>
          </w:rPr>
          <w:t xml:space="preserve">RM v2 / 25 Monthly summary</w:t>
        </w:r>
      </w:hyperlink>
    </w:p>
    <w:p w:rsidR="00000000" w:rsidDel="00000000" w:rsidP="00000000" w:rsidRDefault="00000000" w:rsidRPr="00000000" w14:paraId="00000126">
      <w:pPr>
        <w:pStyle w:val="Heading2"/>
        <w:rPr/>
      </w:pPr>
      <w:r>
        <w:rPr>
          <w:rtl w:val="0"/>
        </w:rPr>
        <w:t xml:space="preserve">US4.2 - Set monthly and category spending limits</w:t>
      </w:r>
    </w:p>
    <w:p w:rsidR="00000000" w:rsidDel="00000000" w:rsidP="00000000" w:rsidRDefault="00000000" w:rsidRPr="00000000" w14:paraId="00000127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to set spending limits for the month and individual categories so that I can compare my recorded spending against amounts I choose.</w:t>
      </w:r>
    </w:p>
    <w:p w:rsidR="00000000" w:rsidDel="00000000" w:rsidP="00000000" w:rsidRDefault="00000000" w:rsidRPr="00000000" w14:paraId="00000128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Spending limits</w:t>
      </w:r>
    </w:p>
    <w:p w:rsidR="00000000" w:rsidDel="00000000" w:rsidP="00000000" w:rsidRDefault="00000000" w:rsidRPr="00000000" w14:paraId="00000129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2A">
      <w:pPr>
        <w:rPr/>
      </w:pPr>
      <w:r>
        <w:rPr>
          <w:b w:val="1"/>
          <w:bCs w:val="1"/>
          <w:rtl w:val="0"/>
        </w:rPr>
        <w:t xml:space="preserve">AC4.2.1 - Set whole-month limit</w:t>
      </w:r>
      <w:r>
        <w:rPr>
          <w:rtl w:val="0"/>
        </w:rPr>
      </w:r>
    </w:p>
    <w:p w:rsidR="00000000" w:rsidDel="00000000" w:rsidP="00000000" w:rsidRDefault="00000000" w:rsidRPr="00000000" w14:paraId="0000012B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Spending limits,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whole-month section,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enter my own monthly spending limit.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Spending limits; route 'exlimits'; Figma frame RM v2 / 08 Spending limits; reached from Daily expenses.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first Card 'Whole month · {month}': spend figure RM + ● top-right; 'Limit (RM)' Edit row (label + ● stacked left, white value box right; mock 1500); then the limit bar.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4">
        <w:r>
          <w:rPr>
            <w:color w:val="1155CC"/>
            <w:u w:val="single"/>
            <w:rtl w:val="0"/>
          </w:rPr>
          <w:t xml:space="preserve">RM v2 / 08 Spending limits</w:t>
        </w:r>
      </w:hyperlink>
    </w:p>
    <w:p w:rsidR="00000000" w:rsidDel="00000000" w:rsidP="00000000" w:rsidRDefault="00000000" w:rsidRPr="00000000" w14:paraId="0000012C">
      <w:pPr>
        <w:rPr/>
      </w:pPr>
      <w:r>
        <w:rPr>
          <w:b w:val="1"/>
          <w:bCs w:val="1"/>
          <w:rtl w:val="0"/>
        </w:rPr>
        <w:t xml:space="preserve">AC4.2.2 - Set category limit</w:t>
      </w:r>
      <w:r>
        <w:rPr>
          <w:rtl w:val="0"/>
        </w:rPr>
      </w:r>
    </w:p>
    <w:p w:rsidR="00000000" w:rsidDel="00000000" w:rsidP="00000000" w:rsidRDefault="00000000" w:rsidRPr="00000000" w14:paraId="0000012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an expense category is shown,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enter a limit for that category,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that category has its own user-defined spending limit.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one Card per category with recorded spend or an existing limit, identical anatomy (mock: Meals limit 220, Groceries 300, Tolls &amp; parking unset).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4">
        <w:r>
          <w:rPr>
            <w:color w:val="1155CC"/>
            <w:u w:val="single"/>
            <w:rtl w:val="0"/>
          </w:rPr>
          <w:t xml:space="preserve">RM v2 / 08 Spending limits</w:t>
        </w:r>
      </w:hyperlink>
    </w:p>
    <w:p w:rsidR="00000000" w:rsidDel="00000000" w:rsidP="00000000" w:rsidRDefault="00000000" w:rsidRPr="00000000" w14:paraId="0000012E">
      <w:pPr>
        <w:rPr/>
      </w:pPr>
      <w:r>
        <w:rPr>
          <w:b w:val="1"/>
          <w:bCs w:val="1"/>
          <w:rtl w:val="0"/>
        </w:rPr>
        <w:t xml:space="preserve">AC4.2.3 - Compare spending with limit</w:t>
      </w:r>
      <w:r>
        <w:rPr>
          <w:rtl w:val="0"/>
        </w:rPr>
      </w:r>
    </w:p>
    <w:p w:rsidR="00000000" w:rsidDel="00000000" w:rsidP="00000000" w:rsidRDefault="00000000" w:rsidRPr="00000000" w14:paraId="0000012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recorded spending and set a limit,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spending-limit view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a visual bar compares spending against that limit.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limit bar = horizontal waterline grammar — 12px ink14 track, ink fill for spend, and a 2.5px ink TICK (20px tall) at the limit position; scale = max(spend, limit)×1.06. The spending approaches a line, exactly like months approach the cost line.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4">
        <w:r>
          <w:rPr>
            <w:color w:val="1155CC"/>
            <w:u w:val="single"/>
            <w:rtl w:val="0"/>
          </w:rPr>
          <w:t xml:space="preserve">RM v2 / 08 Spending limits</w:t>
        </w:r>
      </w:hyperlink>
    </w:p>
    <w:p w:rsidR="00000000" w:rsidDel="00000000" w:rsidP="00000000" w:rsidRDefault="00000000" w:rsidRPr="00000000" w14:paraId="00000130">
      <w:pPr>
        <w:rPr/>
      </w:pPr>
      <w:r>
        <w:rPr>
          <w:b w:val="1"/>
          <w:bCs w:val="1"/>
          <w:rtl w:val="0"/>
        </w:rPr>
        <w:t xml:space="preserve">AC4.2.4 - Show amount remaining</w:t>
      </w:r>
      <w:r>
        <w:rPr>
          <w:rtl w:val="0"/>
        </w:rPr>
      </w:r>
    </w:p>
    <w:p w:rsidR="00000000" w:rsidDel="00000000" w:rsidP="00000000" w:rsidRDefault="00000000" w:rsidRPr="00000000" w14:paraId="0000013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recorded spending is below the limit,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limit status,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the amount remaining.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under-limit status line: 'RM {x} left' (13px ink64) + ▸ CALCULATED (mock 'RM 695 left').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4">
        <w:r>
          <w:rPr>
            <w:color w:val="1155CC"/>
            <w:u w:val="single"/>
            <w:rtl w:val="0"/>
          </w:rPr>
          <w:t xml:space="preserve">RM v2 / 08 Spending limits</w:t>
        </w:r>
      </w:hyperlink>
    </w:p>
    <w:p w:rsidR="00000000" w:rsidDel="00000000" w:rsidP="00000000" w:rsidRDefault="00000000" w:rsidRPr="00000000" w14:paraId="00000132">
      <w:pPr>
        <w:rPr/>
      </w:pPr>
      <w:r>
        <w:rPr>
          <w:b w:val="1"/>
          <w:bCs w:val="1"/>
          <w:rtl w:val="0"/>
        </w:rPr>
        <w:t xml:space="preserve">AC4.2.5 - Show amount over limit</w:t>
      </w:r>
      <w:r>
        <w:rPr>
          <w:rtl w:val="0"/>
        </w:rPr>
      </w:r>
    </w:p>
    <w:p w:rsidR="00000000" w:rsidDel="00000000" w:rsidP="00000000" w:rsidRDefault="00000000" w:rsidRPr="00000000" w14:paraId="0000013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recorded spending exceeds the limit,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limit status,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how much the spending is past the limit.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over-limit → the segment BEYOND the tick fills #F1592A (rounded right end; the screen's single --short use) and the line reads 'RM {x} past your limit' + ▸ — a fact, never a scolding ('overspent' does not appear).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4">
        <w:r>
          <w:rPr>
            <w:color w:val="1155CC"/>
            <w:u w:val="single"/>
            <w:rtl w:val="0"/>
          </w:rPr>
          <w:t xml:space="preserve">RM v2 / 08 Spending limits</w:t>
        </w:r>
      </w:hyperlink>
    </w:p>
    <w:p w:rsidR="00000000" w:rsidDel="00000000" w:rsidP="00000000" w:rsidRDefault="00000000" w:rsidRPr="00000000" w14:paraId="00000134">
      <w:pPr>
        <w:rPr/>
      </w:pPr>
      <w:r>
        <w:rPr>
          <w:b w:val="1"/>
          <w:bCs w:val="1"/>
          <w:rtl w:val="0"/>
        </w:rPr>
        <w:t xml:space="preserve">AC4.2.6 - Handle no limit</w:t>
      </w:r>
      <w:r>
        <w:rPr>
          <w:rtl w:val="0"/>
        </w:rPr>
      </w:r>
    </w:p>
    <w:p w:rsidR="00000000" w:rsidDel="00000000" w:rsidP="00000000" w:rsidRDefault="00000000" w:rsidRPr="00000000" w14:paraId="0000013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not set a limit,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relevant monthly or category section,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indicates that no limit is set.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no limit set → empty white box and a caution-outline chip 'NO LIMIT SET'; no bar renders. RuMampu never invents or suggests a limit value.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4">
        <w:r>
          <w:rPr>
            <w:color w:val="1155CC"/>
            <w:u w:val="single"/>
            <w:rtl w:val="0"/>
          </w:rPr>
          <w:t xml:space="preserve">RM v2 / 08 Spending limits</w:t>
        </w:r>
      </w:hyperlink>
    </w:p>
    <w:p w:rsidR="00000000" w:rsidDel="00000000" w:rsidP="00000000" w:rsidRDefault="00000000" w:rsidRPr="00000000" w14:paraId="00000136">
      <w:pPr>
        <w:rPr/>
      </w:pPr>
      <w:r>
        <w:rPr>
          <w:b w:val="1"/>
          <w:bCs w:val="1"/>
          <w:rtl w:val="0"/>
        </w:rPr>
        <w:t xml:space="preserve">AC4.2.7 - Make ownership of limit clear</w:t>
      </w:r>
      <w:r>
        <w:rPr>
          <w:rtl w:val="0"/>
        </w:rPr>
      </w:r>
    </w:p>
    <w:p w:rsidR="00000000" w:rsidDel="00000000" w:rsidP="00000000" w:rsidRDefault="00000000" w:rsidRPr="00000000" w14:paraId="00000137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using Spending limits,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read the explanatory text,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states that the limits are mine to set and RuMampu only counts against them.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screen intro (13px ink64): 'The limits are yours to set. RuMampu only counts.' — this sentence is the guardrail that keeps the feature advice-free.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4">
        <w:r>
          <w:rPr>
            <w:color w:val="1155CC"/>
            <w:u w:val="single"/>
            <w:rtl w:val="0"/>
          </w:rPr>
          <w:t xml:space="preserve">RM v2 / 08 Spending limits</w:t>
        </w:r>
      </w:hyperlink>
    </w:p>
    <w:p w:rsidR="00000000" w:rsidDel="00000000" w:rsidP="00000000" w:rsidRDefault="00000000" w:rsidRPr="00000000" w14:paraId="00000138">
      <w:pPr>
        <w:pStyle w:val="Heading2"/>
        <w:rPr/>
      </w:pPr>
      <w:r>
        <w:rPr>
          <w:rtl w:val="0"/>
        </w:rPr>
        <w:t xml:space="preserve">US4.3 - Compare different monthly home payments</w:t>
      </w:r>
    </w:p>
    <w:p w:rsidR="00000000" w:rsidDel="00000000" w:rsidP="00000000" w:rsidRDefault="00000000" w:rsidRPr="00000000" w14:paraId="00000139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to compare several monthly home-payment amounts against the same recorded months so that I can see how different payment levels affect shortfalls.</w:t>
      </w:r>
    </w:p>
    <w:p w:rsidR="00000000" w:rsidDel="00000000" w:rsidP="00000000" w:rsidRDefault="00000000" w:rsidRPr="00000000" w14:paraId="0000013A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Compare payments</w:t>
      </w:r>
    </w:p>
    <w:p w:rsidR="00000000" w:rsidDel="00000000" w:rsidP="00000000" w:rsidRDefault="00000000" w:rsidRPr="00000000" w14:paraId="0000013B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3C">
      <w:pPr>
        <w:rPr/>
      </w:pPr>
      <w:r>
        <w:rPr>
          <w:b w:val="1"/>
          <w:bCs w:val="1"/>
          <w:rtl w:val="0"/>
        </w:rPr>
        <w:t xml:space="preserve">AC4.3.1 - Show three payment scenarios</w:t>
      </w:r>
      <w:r>
        <w:rPr>
          <w:rtl w:val="0"/>
        </w:rPr>
      </w:r>
    </w:p>
    <w:p w:rsidR="00000000" w:rsidDel="00000000" w:rsidP="00000000" w:rsidRDefault="00000000" w:rsidRPr="00000000" w14:paraId="0000013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Compare payments,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page loads,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three separate payment scenarios are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Compare payments; route 'compare'; Figma frame RM v2 / 07 Compare payments.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three FULL-WIDTH stacked Cards (vertical, not side-by-side — side-by-side clipped on real phones), defaults 1,000 / 1,200 / 1,400.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5">
        <w:r>
          <w:rPr>
            <w:color w:val="1155CC"/>
            <w:u w:val="single"/>
            <w:rtl w:val="0"/>
          </w:rPr>
          <w:t xml:space="preserve">RM v2 / 07 Compare payments</w:t>
        </w:r>
      </w:hyperlink>
    </w:p>
    <w:p w:rsidR="00000000" w:rsidDel="00000000" w:rsidP="00000000" w:rsidRDefault="00000000" w:rsidRPr="00000000" w14:paraId="0000013E">
      <w:pPr>
        <w:rPr/>
      </w:pPr>
      <w:r>
        <w:rPr>
          <w:b w:val="1"/>
          <w:bCs w:val="1"/>
          <w:rtl w:val="0"/>
        </w:rPr>
        <w:t xml:space="preserve">AC4.3.2 - Edit each payment</w:t>
      </w:r>
      <w:r>
        <w:rPr>
          <w:rtl w:val="0"/>
        </w:rPr>
      </w:r>
    </w:p>
    <w:p w:rsidR="00000000" w:rsidDel="00000000" w:rsidP="00000000" w:rsidRDefault="00000000" w:rsidRPr="00000000" w14:paraId="0000013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 payment scenario is displayed,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edit its payment amount,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scenario uses the updated amount.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each card's top-left is a white value box (Space Grotesk Bold 17) — editing it recomputes that scenario after the debounce.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5">
        <w:r>
          <w:rPr>
            <w:color w:val="1155CC"/>
            <w:u w:val="single"/>
            <w:rtl w:val="0"/>
          </w:rPr>
          <w:t xml:space="preserve">RM v2 / 07 Compare payments</w:t>
        </w:r>
      </w:hyperlink>
    </w:p>
    <w:p w:rsidR="00000000" w:rsidDel="00000000" w:rsidP="00000000" w:rsidRDefault="00000000" w:rsidRPr="00000000" w14:paraId="00000140">
      <w:pPr>
        <w:rPr/>
      </w:pPr>
      <w:r>
        <w:rPr>
          <w:b w:val="1"/>
          <w:bCs w:val="1"/>
          <w:rtl w:val="0"/>
        </w:rPr>
        <w:t xml:space="preserve">AC4.3.3 - Use the same recorded months</w:t>
      </w:r>
      <w:r>
        <w:rPr>
          <w:rtl w:val="0"/>
        </w:rPr>
      </w:r>
    </w:p>
    <w:p w:rsidR="00000000" w:rsidDel="00000000" w:rsidP="00000000" w:rsidRDefault="00000000" w:rsidRPr="00000000" w14:paraId="0000014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compare different payment scenarios,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results are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each scenario is compared against the same recorded months.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Calc: </w:t>
      </w:r>
      <w:r>
        <w:rPr>
          <w:rtl w:val="0"/>
        </w:rPr>
        <w:t xml:space="preserve">every scenario runs against the identical recorded months; intro line 'Same recorded months, three payments.' (13px ink64) states it.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5">
        <w:r>
          <w:rPr>
            <w:color w:val="1155CC"/>
            <w:u w:val="single"/>
            <w:rtl w:val="0"/>
          </w:rPr>
          <w:t xml:space="preserve">RM v2 / 07 Compare payments</w:t>
        </w:r>
      </w:hyperlink>
    </w:p>
    <w:p w:rsidR="00000000" w:rsidDel="00000000" w:rsidP="00000000" w:rsidRDefault="00000000" w:rsidRPr="00000000" w14:paraId="00000142">
      <w:pPr>
        <w:rPr/>
      </w:pPr>
      <w:r>
        <w:rPr>
          <w:b w:val="1"/>
          <w:bCs w:val="1"/>
          <w:rtl w:val="0"/>
        </w:rPr>
        <w:t xml:space="preserve">AC4.3.4 - Display short-month count for each scenario</w:t>
      </w:r>
      <w:r>
        <w:rPr>
          <w:rtl w:val="0"/>
        </w:rPr>
      </w:r>
    </w:p>
    <w:p w:rsidR="00000000" w:rsidDel="00000000" w:rsidP="00000000" w:rsidRDefault="00000000" w:rsidRPr="00000000" w14:paraId="0000014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 payment scenario has been evaluated,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scenario,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it displays the number of recorded months that would have been short.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top-right of each card: '{s} of {n} short' in Space Grotesk Bold 14.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5">
        <w:r>
          <w:rPr>
            <w:color w:val="1155CC"/>
            <w:u w:val="single"/>
            <w:rtl w:val="0"/>
          </w:rPr>
          <w:t xml:space="preserve">RM v2 / 07 Compare payments</w:t>
        </w:r>
      </w:hyperlink>
    </w:p>
    <w:p w:rsidR="00000000" w:rsidDel="00000000" w:rsidP="00000000" w:rsidRDefault="00000000" w:rsidRPr="00000000" w14:paraId="00000144">
      <w:pPr>
        <w:rPr/>
      </w:pPr>
      <w:r>
        <w:rPr>
          <w:b w:val="1"/>
          <w:bCs w:val="1"/>
          <w:rtl w:val="0"/>
        </w:rPr>
        <w:t xml:space="preserve">AC4.3.5 - Display largest gap for each scenario</w:t>
      </w:r>
      <w:r>
        <w:rPr>
          <w:rtl w:val="0"/>
        </w:rPr>
      </w:r>
    </w:p>
    <w:p w:rsidR="00000000" w:rsidDel="00000000" w:rsidP="00000000" w:rsidRDefault="00000000" w:rsidRPr="00000000" w14:paraId="0000014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 payment scenario results in a shortfall,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its result,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its largest calculated gap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beneath it, 'largest gap RM {g}' (12px ink64) + ▸ CALCULATED (mock: RM 0 / RM 158 / RM 358).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5">
        <w:r>
          <w:rPr>
            <w:color w:val="1155CC"/>
            <w:u w:val="single"/>
            <w:rtl w:val="0"/>
          </w:rPr>
          <w:t xml:space="preserve">RM v2 / 07 Compare payments</w:t>
        </w:r>
      </w:hyperlink>
    </w:p>
    <w:p w:rsidR="00000000" w:rsidDel="00000000" w:rsidP="00000000" w:rsidRDefault="00000000" w:rsidRPr="00000000" w14:paraId="00000146">
      <w:pPr>
        <w:rPr/>
      </w:pPr>
      <w:r>
        <w:rPr>
          <w:b w:val="1"/>
          <w:bCs w:val="1"/>
          <w:rtl w:val="0"/>
        </w:rPr>
        <w:t xml:space="preserve">AC4.3.6 - Display a chart for each scenario</w:t>
      </w:r>
      <w:r>
        <w:rPr>
          <w:rtl w:val="0"/>
        </w:rPr>
      </w:r>
    </w:p>
    <w:p w:rsidR="00000000" w:rsidDel="00000000" w:rsidP="00000000" w:rsidRDefault="00000000" w:rsidRPr="00000000" w14:paraId="00000147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three payment scenarios are shown,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compare them,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each scenario has its own visual representation of the recorded months.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each card holds a mini Waterline (96px plot, 38px bars, month labels 10px) with its own payment line and #F1592A gap segments; no scenario is ever marked as 'best' or highlighted as the answer.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5">
        <w:r>
          <w:rPr>
            <w:color w:val="1155CC"/>
            <w:u w:val="single"/>
            <w:rtl w:val="0"/>
          </w:rPr>
          <w:t xml:space="preserve">RM v2 / 07 Compare payments</w:t>
        </w:r>
      </w:hyperlink>
    </w:p>
    <w:p w:rsidR="00000000" w:rsidDel="00000000" w:rsidP="00000000" w:rsidRDefault="00000000" w:rsidRPr="00000000" w14:paraId="00000148">
      <w:pPr>
        <w:pStyle w:val="Heading2"/>
        <w:rPr/>
      </w:pPr>
      <w:r>
        <w:rPr>
          <w:rtl w:val="0"/>
        </w:rPr>
        <w:t xml:space="preserve">US4.4 - Stress-test an income drop</w:t>
      </w:r>
    </w:p>
    <w:p w:rsidR="00000000" w:rsidDel="00000000" w:rsidP="00000000" w:rsidRDefault="00000000" w:rsidRPr="00000000" w14:paraId="00000149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 with variable income, I want to reduce my recorded income by a hypothetical percentage so that I can see how the tested home would have performed under lower income.</w:t>
      </w:r>
    </w:p>
    <w:p w:rsidR="00000000" w:rsidDel="00000000" w:rsidP="00000000" w:rsidRDefault="00000000" w:rsidRPr="00000000" w14:paraId="0000014A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If income drops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heading=h.cbezu5vkds2r" w:id="1"/>
      <w:bookmarkEnd w:id="1"/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4C">
      <w:pPr>
        <w:rPr/>
      </w:pPr>
      <w:r>
        <w:rPr>
          <w:b w:val="1"/>
          <w:bCs w:val="1"/>
          <w:rtl w:val="0"/>
        </w:rPr>
        <w:t xml:space="preserve">AC4.4.1 - Provide 0% scenario</w:t>
      </w:r>
      <w:r>
        <w:rPr>
          <w:rtl w:val="0"/>
        </w:rPr>
      </w:r>
    </w:p>
    <w:p w:rsidR="00000000" w:rsidDel="00000000" w:rsidP="00000000" w:rsidRDefault="00000000" w:rsidRPr="00000000" w14:paraId="0000014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If income drops,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stress-test options appear,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select a 0% drop.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If income drops; route 'shock'; Figma frame RM v2 / 18 If income drops.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Chip row where '0%' is the first option (baseline).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6">
        <w:r>
          <w:rPr>
            <w:color w:val="1155CC"/>
            <w:u w:val="single"/>
            <w:rtl w:val="0"/>
          </w:rPr>
          <w:t xml:space="preserve">RM v2 / 18 If income drops</w:t>
        </w:r>
      </w:hyperlink>
    </w:p>
    <w:p w:rsidR="00000000" w:rsidDel="00000000" w:rsidP="00000000" w:rsidRDefault="00000000" w:rsidRPr="00000000" w14:paraId="0000014E">
      <w:pPr>
        <w:rPr/>
      </w:pPr>
      <w:r>
        <w:rPr>
          <w:b w:val="1"/>
          <w:bCs w:val="1"/>
          <w:rtl w:val="0"/>
        </w:rPr>
        <w:t xml:space="preserve">AC4.4.2 - Provide 10% scenario</w:t>
      </w:r>
      <w:r>
        <w:rPr>
          <w:rtl w:val="0"/>
        </w:rPr>
      </w:r>
    </w:p>
    <w:p w:rsidR="00000000" w:rsidDel="00000000" w:rsidP="00000000" w:rsidRDefault="00000000" w:rsidRPr="00000000" w14:paraId="0000014F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If income drops,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stress-test options appear,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select a 10% income drop.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'−10%' chip (true minus sign U+2212, not a hyphen); selected chip = ink fill.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6">
        <w:r>
          <w:rPr>
            <w:color w:val="1155CC"/>
            <w:u w:val="single"/>
            <w:rtl w:val="0"/>
          </w:rPr>
          <w:t xml:space="preserve">RM v2 / 18 If income drops</w:t>
        </w:r>
      </w:hyperlink>
    </w:p>
    <w:p w:rsidR="00000000" w:rsidDel="00000000" w:rsidP="00000000" w:rsidRDefault="00000000" w:rsidRPr="00000000" w14:paraId="00000150">
      <w:pPr>
        <w:rPr/>
      </w:pPr>
      <w:r>
        <w:rPr>
          <w:b w:val="1"/>
          <w:bCs w:val="1"/>
          <w:rtl w:val="0"/>
        </w:rPr>
        <w:t xml:space="preserve">AC4.4.3 - Provide 20% scenario</w:t>
      </w:r>
      <w:r>
        <w:rPr>
          <w:rtl w:val="0"/>
        </w:rPr>
      </w:r>
    </w:p>
    <w:p w:rsidR="00000000" w:rsidDel="00000000" w:rsidP="00000000" w:rsidRDefault="00000000" w:rsidRPr="00000000" w14:paraId="0000015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If income drops,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stress-test options appear,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select a 20% income drop.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'−20%' chip, same treatment (mock default selection in the Figma frame).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6">
        <w:r>
          <w:rPr>
            <w:color w:val="1155CC"/>
            <w:u w:val="single"/>
            <w:rtl w:val="0"/>
          </w:rPr>
          <w:t xml:space="preserve">RM v2 / 18 If income drops</w:t>
        </w:r>
      </w:hyperlink>
    </w:p>
    <w:p w:rsidR="00000000" w:rsidDel="00000000" w:rsidP="00000000" w:rsidRDefault="00000000" w:rsidRPr="00000000" w14:paraId="00000152">
      <w:pPr>
        <w:rPr/>
      </w:pPr>
      <w:r>
        <w:rPr>
          <w:b w:val="1"/>
          <w:bCs w:val="1"/>
          <w:rtl w:val="0"/>
        </w:rPr>
        <w:t xml:space="preserve">AC4.4.4 - Provide custom percentage</w:t>
      </w:r>
      <w:r>
        <w:rPr>
          <w:rtl w:val="0"/>
        </w:rPr>
      </w:r>
    </w:p>
    <w:p w:rsidR="00000000" w:rsidDel="00000000" w:rsidP="00000000" w:rsidRDefault="00000000" w:rsidRPr="00000000" w14:paraId="0000015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want to test another percentage,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choose Custom,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enter a custom income-drop percentage.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'Custom' chip reveals a 'Drop (%)' Field (0–90); the entered percent recomputes live.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6">
        <w:r>
          <w:rPr>
            <w:color w:val="1155CC"/>
            <w:u w:val="single"/>
            <w:rtl w:val="0"/>
          </w:rPr>
          <w:t xml:space="preserve">RM v2 / 18 If income drops</w:t>
        </w:r>
      </w:hyperlink>
    </w:p>
    <w:p w:rsidR="00000000" w:rsidDel="00000000" w:rsidP="00000000" w:rsidRDefault="00000000" w:rsidRPr="00000000" w14:paraId="00000154">
      <w:pPr>
        <w:rPr/>
      </w:pPr>
      <w:r>
        <w:rPr>
          <w:b w:val="1"/>
          <w:bCs w:val="1"/>
          <w:rtl w:val="0"/>
        </w:rPr>
        <w:t xml:space="preserve">AC4.4.5 - Display stressed short-month count</w:t>
      </w:r>
      <w:r>
        <w:rPr>
          <w:rtl w:val="0"/>
        </w:rPr>
      </w:r>
    </w:p>
    <w:p w:rsidR="00000000" w:rsidDel="00000000" w:rsidP="00000000" w:rsidRDefault="00000000" w:rsidRPr="00000000" w14:paraId="0000015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an income-drop percentage has been selected,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stress-test result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shows how many recorded months would have run short under that assumption.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UI/Calc: </w:t>
      </w:r>
      <w:r>
        <w:rPr>
          <w:rtl w:val="0"/>
        </w:rPr>
        <w:t xml:space="preserve">headline 'At −{p}%: {s} of your {n} recorded months would have run short.' (Space Grotesk Bold 24) + ▩ ASSUMPTION; calc = each month's (net income × (1−p) − commitments) vs the same tested cost (mock at −20%: 6 of 6).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6">
        <w:r>
          <w:rPr>
            <w:color w:val="1155CC"/>
            <w:u w:val="single"/>
            <w:rtl w:val="0"/>
          </w:rPr>
          <w:t xml:space="preserve">RM v2 / 18 If income drops</w:t>
        </w:r>
      </w:hyperlink>
    </w:p>
    <w:p w:rsidR="00000000" w:rsidDel="00000000" w:rsidP="00000000" w:rsidRDefault="00000000" w:rsidRPr="00000000" w14:paraId="00000156">
      <w:pPr>
        <w:rPr/>
      </w:pPr>
      <w:r>
        <w:rPr>
          <w:b w:val="1"/>
          <w:bCs w:val="1"/>
          <w:rtl w:val="0"/>
        </w:rPr>
        <w:t xml:space="preserve">AC4.4.6 - Display largest stressed gap</w:t>
      </w:r>
      <w:r>
        <w:rPr>
          <w:rtl w:val="0"/>
        </w:rPr>
      </w:r>
    </w:p>
    <w:p w:rsidR="00000000" w:rsidDel="00000000" w:rsidP="00000000" w:rsidRDefault="00000000" w:rsidRPr="00000000" w14:paraId="00000157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stress scenario produces one or more short months,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result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shows the largest calculated gap.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key-value Row 'Largest gap' + RM + ▸ (mock RM 1,098 at −20%); shown only when short months exist.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6">
        <w:r>
          <w:rPr>
            <w:color w:val="1155CC"/>
            <w:u w:val="single"/>
            <w:rtl w:val="0"/>
          </w:rPr>
          <w:t xml:space="preserve">RM v2 / 18 If income drops</w:t>
        </w:r>
      </w:hyperlink>
    </w:p>
    <w:p w:rsidR="00000000" w:rsidDel="00000000" w:rsidP="00000000" w:rsidRDefault="00000000" w:rsidRPr="00000000" w14:paraId="00000158">
      <w:pPr>
        <w:rPr/>
      </w:pPr>
      <w:r>
        <w:rPr>
          <w:b w:val="1"/>
          <w:bCs w:val="1"/>
          <w:rtl w:val="0"/>
        </w:rPr>
        <w:t xml:space="preserve">AC4.4.7 - Display month-by-month stressed chart</w:t>
      </w:r>
      <w:r>
        <w:rPr>
          <w:rtl w:val="0"/>
        </w:rPr>
      </w:r>
    </w:p>
    <w:p w:rsidR="00000000" w:rsidDel="00000000" w:rsidP="00000000" w:rsidRDefault="00000000" w:rsidRPr="00000000" w14:paraId="00000159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 stress scenario has been selected,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result,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recorded months are displayed against the tested home cost using the stressed income values.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full Waterline re-drawn from the stressed surpluses against the unchanged cost line + pill label; gap segments #F1592A; the chart carries ▩ ASSUMPTION (the input is hypothetical even though the arithmetic is exact).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6">
        <w:r>
          <w:rPr>
            <w:color w:val="1155CC"/>
            <w:u w:val="single"/>
            <w:rtl w:val="0"/>
          </w:rPr>
          <w:t xml:space="preserve">RM v2 / 18 If income drops</w:t>
        </w:r>
      </w:hyperlink>
    </w:p>
    <w:p w:rsidR="00000000" w:rsidDel="00000000" w:rsidP="00000000" w:rsidRDefault="00000000" w:rsidRPr="00000000" w14:paraId="0000015A">
      <w:pPr>
        <w:rPr/>
      </w:pPr>
      <w:r>
        <w:rPr>
          <w:b w:val="1"/>
          <w:bCs w:val="1"/>
          <w:rtl w:val="0"/>
        </w:rPr>
        <w:t xml:space="preserve">AC4.4.8 - Identify the scenario as an assumption</w:t>
      </w:r>
      <w:r>
        <w:rPr>
          <w:rtl w:val="0"/>
        </w:rPr>
      </w:r>
    </w:p>
    <w:p w:rsidR="00000000" w:rsidDel="00000000" w:rsidP="00000000" w:rsidRDefault="00000000" w:rsidRPr="00000000" w14:paraId="0000015B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income reduction is hypothetical,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result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scenario is identified as an assumption.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provenance on both headline and chart is ▩ ASSUMPTION — visually distinct from the ▸ of the unshocked Result.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6">
        <w:r>
          <w:rPr>
            <w:color w:val="1155CC"/>
            <w:u w:val="single"/>
            <w:rtl w:val="0"/>
          </w:rPr>
          <w:t xml:space="preserve">RM v2 / 18 If income drops</w:t>
        </w:r>
      </w:hyperlink>
    </w:p>
    <w:p w:rsidR="00000000" w:rsidDel="00000000" w:rsidP="00000000" w:rsidRDefault="00000000" w:rsidRPr="00000000" w14:paraId="0000015C">
      <w:pPr>
        <w:rPr/>
      </w:pPr>
      <w:r>
        <w:rPr>
          <w:b w:val="1"/>
          <w:bCs w:val="1"/>
          <w:rtl w:val="0"/>
        </w:rPr>
        <w:t xml:space="preserve">AC4.4.9 - Avoid presenting the stress test as a prediction</w:t>
      </w:r>
      <w:r>
        <w:rPr>
          <w:rtl w:val="0"/>
        </w:rPr>
      </w:r>
    </w:p>
    <w:p w:rsidR="00000000" w:rsidDel="00000000" w:rsidP="00000000" w:rsidRDefault="00000000" w:rsidRPr="00000000" w14:paraId="0000015D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view the explanatory text,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read what the scenario represents,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states that it is a hypothetical based on recorded months and not a statement about what will happen in the future.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footer (13px ink64): 'A hypothetical about your recorded months, not about what lies ahead.' — phrasing avoids 'will be'/'forecast'/'predicted' (banned list); it is a statement about the past record, never the future.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6">
        <w:r>
          <w:rPr>
            <w:color w:val="1155CC"/>
            <w:u w:val="single"/>
            <w:rtl w:val="0"/>
          </w:rPr>
          <w:t xml:space="preserve">RM v2 / 18 If income drops</w:t>
        </w:r>
      </w:hyperlink>
    </w:p>
    <w:p w:rsidR="00000000" w:rsidDel="00000000" w:rsidP="00000000" w:rsidRDefault="00000000" w:rsidRPr="00000000" w14:paraId="0000015E">
      <w:pPr>
        <w:pStyle w:val="Heading1"/>
        <w:rPr/>
      </w:pPr>
      <w:r>
        <w:rPr>
          <w:rtl w:val="0"/>
        </w:rPr>
        <w:t xml:space="preserve">Epic 5 - Homeownership Preparation</w:t>
      </w:r>
    </w:p>
    <w:p w:rsidR="00000000" w:rsidDel="00000000" w:rsidP="00000000" w:rsidRDefault="00000000" w:rsidRPr="00000000" w14:paraId="0000015F">
      <w:pPr>
        <w:pStyle w:val="Heading2"/>
        <w:rPr/>
      </w:pPr>
      <w:r>
        <w:rPr>
          <w:rtl w:val="0"/>
        </w:rPr>
        <w:t xml:space="preserve">US5.1 - Access homeownership preparation tools</w:t>
      </w:r>
    </w:p>
    <w:p w:rsidR="00000000" w:rsidDel="00000000" w:rsidP="00000000" w:rsidRDefault="00000000" w:rsidRPr="00000000" w14:paraId="00000160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 preparing for homeownership, I want a dedicated preparation area so that I can review cash requirements, financial buffer and documentation.</w:t>
      </w:r>
    </w:p>
    <w:p w:rsidR="00000000" w:rsidDel="00000000" w:rsidP="00000000" w:rsidRDefault="00000000" w:rsidRPr="00000000" w14:paraId="00000161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Prepare</w:t>
      </w:r>
    </w:p>
    <w:p w:rsidR="00000000" w:rsidDel="00000000" w:rsidP="00000000" w:rsidRDefault="00000000" w:rsidRPr="00000000" w14:paraId="00000162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63">
      <w:pPr>
        <w:rPr/>
      </w:pPr>
      <w:r>
        <w:rPr>
          <w:b w:val="1"/>
          <w:bCs w:val="1"/>
          <w:rtl w:val="0"/>
        </w:rPr>
        <w:t xml:space="preserve">AC5.1.1 - Show Upfront cash</w:t>
      </w:r>
      <w:r>
        <w:rPr>
          <w:rtl w:val="0"/>
        </w:rPr>
      </w:r>
    </w:p>
    <w:p w:rsidR="00000000" w:rsidDel="00000000" w:rsidP="00000000" w:rsidRDefault="00000000" w:rsidRPr="00000000" w14:paraId="00000164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Prepare,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page loads,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an Upfront cash option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Prepare (fourth tab); route 'prepare'; Figma frame RM v2 / Prepare hub.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first Quiet row — wallet icon (Option A ink stroke, 22px) + 'Upfront cash' (15px ink) + trailing arrow; row is full-width, min 48px tall, card background #EFF3F2, radius 14.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7">
        <w:r>
          <w:rPr>
            <w:color w:val="1155CC"/>
            <w:u w:val="single"/>
            <w:rtl w:val="0"/>
          </w:rPr>
          <w:t xml:space="preserve">RM v2 / 19 Prepare</w:t>
        </w:r>
      </w:hyperlink>
    </w:p>
    <w:p w:rsidR="00000000" w:rsidDel="00000000" w:rsidP="00000000" w:rsidRDefault="00000000" w:rsidRPr="00000000" w14:paraId="00000165">
      <w:pPr>
        <w:rPr/>
      </w:pPr>
      <w:r>
        <w:rPr>
          <w:b w:val="1"/>
          <w:bCs w:val="1"/>
          <w:rtl w:val="0"/>
        </w:rPr>
        <w:t xml:space="preserve">AC5.1.2 - Show Cash buffer</w:t>
      </w:r>
      <w:r>
        <w:rPr>
          <w:rtl w:val="0"/>
        </w:rPr>
      </w:r>
    </w:p>
    <w:p w:rsidR="00000000" w:rsidDel="00000000" w:rsidP="00000000" w:rsidRDefault="00000000" w:rsidRPr="00000000" w14:paraId="00000166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Prepare,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page loads,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a Cash buffer option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second Quiet row — ring icon + 'Cash buffer' + arrow; identical anatomy to the first row.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7">
        <w:r>
          <w:rPr>
            <w:color w:val="1155CC"/>
            <w:u w:val="single"/>
            <w:rtl w:val="0"/>
          </w:rPr>
          <w:t xml:space="preserve">RM v2 / 19 Prepare</w:t>
        </w:r>
      </w:hyperlink>
    </w:p>
    <w:p w:rsidR="00000000" w:rsidDel="00000000" w:rsidP="00000000" w:rsidRDefault="00000000" w:rsidRPr="00000000" w14:paraId="00000167">
      <w:pPr>
        <w:rPr/>
      </w:pPr>
      <w:r>
        <w:rPr>
          <w:b w:val="1"/>
          <w:bCs w:val="1"/>
          <w:rtl w:val="0"/>
        </w:rPr>
        <w:t xml:space="preserve">AC5.1.3 - Show Documents &amp; financing</w:t>
      </w:r>
      <w:r>
        <w:rPr>
          <w:rtl w:val="0"/>
        </w:rPr>
      </w:r>
    </w:p>
    <w:p w:rsidR="00000000" w:rsidDel="00000000" w:rsidP="00000000" w:rsidRDefault="00000000" w:rsidRPr="00000000" w14:paraId="00000168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Prepare,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page loads,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a Documents &amp; financing option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third Quiet row — file icon + 'Documents &amp; financing' + arrow.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 note: </w:t>
      </w:r>
      <w:r>
        <w:rPr>
          <w:rtl w:val="0"/>
        </w:rPr>
        <w:t xml:space="preserve">below a divider sits one more row with a caution Badge 'Iteration 3 preview' and subline 'After buying. Direction only, not shipping yet.' — that row belongs to Epic 7, not this US.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7">
        <w:r>
          <w:rPr>
            <w:color w:val="1155CC"/>
            <w:u w:val="single"/>
            <w:rtl w:val="0"/>
          </w:rPr>
          <w:t xml:space="preserve">RM v2 / 19 Prepare</w:t>
        </w:r>
      </w:hyperlink>
    </w:p>
    <w:p w:rsidR="00000000" w:rsidDel="00000000" w:rsidP="00000000" w:rsidRDefault="00000000" w:rsidRPr="00000000" w14:paraId="00000169">
      <w:pPr>
        <w:rPr/>
      </w:pPr>
      <w:r>
        <w:rPr>
          <w:b w:val="1"/>
          <w:bCs w:val="1"/>
          <w:rtl w:val="0"/>
        </w:rPr>
        <w:t xml:space="preserve">AC5.1.4 - Navigate to preparation tools</w:t>
      </w:r>
      <w:r>
        <w:rPr>
          <w:rtl w:val="0"/>
        </w:rPr>
      </w:r>
    </w:p>
    <w:p w:rsidR="00000000" w:rsidDel="00000000" w:rsidP="00000000" w:rsidRDefault="00000000" w:rsidRPr="00000000" w14:paraId="0000016A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one of the preparation options is visible,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it,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opens the corresponding preparation screen.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tapping a row pushes the matching sub-screen (routes 'upfront', 'buffer', 'docs'); each sub-screen's header shows a back chevron returning to Prepare.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7">
        <w:r>
          <w:rPr>
            <w:color w:val="1155CC"/>
            <w:u w:val="single"/>
            <w:rtl w:val="0"/>
          </w:rPr>
          <w:t xml:space="preserve">RM v2 / 19 Prepare</w:t>
        </w:r>
      </w:hyperlink>
    </w:p>
    <w:p w:rsidR="00000000" w:rsidDel="00000000" w:rsidP="00000000" w:rsidRDefault="00000000" w:rsidRPr="00000000" w14:paraId="0000016B">
      <w:pPr>
        <w:pStyle w:val="Heading2"/>
        <w:rPr/>
      </w:pPr>
      <w:r>
        <w:rPr>
          <w:rtl w:val="0"/>
        </w:rPr>
        <w:t xml:space="preserve">US5.2 - Check upfront cash readiness</w:t>
      </w:r>
    </w:p>
    <w:p w:rsidR="00000000" w:rsidDel="00000000" w:rsidP="00000000" w:rsidRDefault="00000000" w:rsidRPr="00000000" w14:paraId="0000016C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prospective homebuyer, I want to compare the cash I have with the estimated upfront cash requirement so that I can identify an upfront funding gap.</w:t>
      </w:r>
    </w:p>
    <w:p w:rsidR="00000000" w:rsidDel="00000000" w:rsidP="00000000" w:rsidRDefault="00000000" w:rsidRPr="00000000" w14:paraId="0000016D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Upfront cash</w:t>
      </w:r>
    </w:p>
    <w:p w:rsidR="00000000" w:rsidDel="00000000" w:rsidP="00000000" w:rsidRDefault="00000000" w:rsidRPr="00000000" w14:paraId="0000016E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6F">
      <w:pPr>
        <w:rPr/>
      </w:pPr>
      <w:r>
        <w:rPr>
          <w:b w:val="1"/>
          <w:bCs w:val="1"/>
          <w:rtl w:val="0"/>
        </w:rPr>
        <w:t xml:space="preserve">AC5.2.1 - Display cash available</w:t>
      </w:r>
      <w:r>
        <w:rPr>
          <w:rtl w:val="0"/>
        </w:rPr>
      </w:r>
    </w:p>
    <w:p w:rsidR="00000000" w:rsidDel="00000000" w:rsidP="00000000" w:rsidRDefault="00000000" w:rsidRPr="00000000" w14:paraId="00000170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cash-on-hand information is available,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open Upfront cash,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You have with the available amount.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Upfront cash; route 'upfront'; Figma frame RM v2 / 15 Upfront cash.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key-value Row 'You have' with the amount as a large figure (Space Grotesk Bold 24; mock RM 8,000).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8">
        <w:r>
          <w:rPr>
            <w:color w:val="1155CC"/>
            <w:u w:val="single"/>
            <w:rtl w:val="0"/>
          </w:rPr>
          <w:t xml:space="preserve">RM v2 / 20 Upfront cash</w:t>
        </w:r>
      </w:hyperlink>
    </w:p>
    <w:p w:rsidR="00000000" w:rsidDel="00000000" w:rsidP="00000000" w:rsidRDefault="00000000" w:rsidRPr="00000000" w14:paraId="00000171">
      <w:pPr>
        <w:rPr/>
      </w:pPr>
      <w:r>
        <w:rPr>
          <w:b w:val="1"/>
          <w:bCs w:val="1"/>
          <w:rtl w:val="0"/>
        </w:rPr>
        <w:t xml:space="preserve">AC5.2.2 - Identify cash available as user data</w:t>
      </w:r>
      <w:r>
        <w:rPr>
          <w:rtl w:val="0"/>
        </w:rPr>
      </w:r>
    </w:p>
    <w:p w:rsidR="00000000" w:rsidDel="00000000" w:rsidP="00000000" w:rsidRDefault="00000000" w:rsidRPr="00000000" w14:paraId="00000172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cash amount represents my own entered information,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it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it is labelled as user data.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'You have' figure carries the Provenance label ● YOUR DATA immediately beneath it (11px caps ink64, tappable → explainer sheet).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8">
        <w:r>
          <w:rPr>
            <w:color w:val="1155CC"/>
            <w:u w:val="single"/>
            <w:rtl w:val="0"/>
          </w:rPr>
          <w:t xml:space="preserve">RM v2 / 20 Upfront cash</w:t>
        </w:r>
      </w:hyperlink>
    </w:p>
    <w:p w:rsidR="00000000" w:rsidDel="00000000" w:rsidP="00000000" w:rsidRDefault="00000000" w:rsidRPr="00000000" w14:paraId="00000173">
      <w:pPr>
        <w:rPr/>
      </w:pPr>
      <w:r>
        <w:rPr>
          <w:b w:val="1"/>
          <w:bCs w:val="1"/>
          <w:rtl w:val="0"/>
        </w:rPr>
        <w:t xml:space="preserve">AC5.2.3 - Display cash required</w:t>
      </w:r>
      <w:r>
        <w:rPr>
          <w:rtl w:val="0"/>
        </w:rPr>
      </w:r>
    </w:p>
    <w:p w:rsidR="00000000" w:rsidDel="00000000" w:rsidP="00000000" w:rsidRDefault="00000000" w:rsidRPr="00000000" w14:paraId="00000174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property and upfront-cost information are available,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open Upfront cash,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You need with a calculated amount.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key-value Row 'You need' with ▸ CALCULATED provenance (mock RM 13,050).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Calc: </w:t>
      </w:r>
      <w:r>
        <w:rPr>
          <w:rtl w:val="0"/>
        </w:rPr>
        <w:t xml:space="preserve">need = deposit + sum of the upfront line items (mock: 0 + 2,700 legal + 4,000 stamp duty transfer + 1,250 stamp duty loan + 800 valuation + 1,500 disbursements + 800 moving + 2,000 basics).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8">
        <w:r>
          <w:rPr>
            <w:color w:val="1155CC"/>
            <w:u w:val="single"/>
            <w:rtl w:val="0"/>
          </w:rPr>
          <w:t xml:space="preserve">RM v2 / 20 Upfront cash</w:t>
        </w:r>
      </w:hyperlink>
    </w:p>
    <w:p w:rsidR="00000000" w:rsidDel="00000000" w:rsidP="00000000" w:rsidRDefault="00000000" w:rsidRPr="00000000" w14:paraId="00000175">
      <w:pPr>
        <w:rPr/>
      </w:pPr>
      <w:r>
        <w:rPr>
          <w:b w:val="1"/>
          <w:bCs w:val="1"/>
          <w:rtl w:val="0"/>
        </w:rPr>
        <w:t xml:space="preserve">AC5.2.4 - Display upfront gap</w:t>
      </w:r>
      <w:r>
        <w:rPr>
          <w:rtl w:val="0"/>
        </w:rPr>
      </w:r>
    </w:p>
    <w:p w:rsidR="00000000" w:rsidDel="00000000" w:rsidP="00000000" w:rsidRDefault="00000000" w:rsidRPr="00000000" w14:paraId="00000176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amount available is different from the amount required,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screen,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the calculated gap.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key-value Row 'Gap' + ▸ CALCULATED (mock RM 5,050).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Calc: </w:t>
      </w:r>
      <w:r>
        <w:rPr>
          <w:rtl w:val="0"/>
        </w:rPr>
        <w:t xml:space="preserve">gap = max(0, need − have); when have ≥ need the row shows RM 0 (never a negative).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8">
        <w:r>
          <w:rPr>
            <w:color w:val="1155CC"/>
            <w:u w:val="single"/>
            <w:rtl w:val="0"/>
          </w:rPr>
          <w:t xml:space="preserve">RM v2 / 20 Upfront cash</w:t>
        </w:r>
      </w:hyperlink>
    </w:p>
    <w:p w:rsidR="00000000" w:rsidDel="00000000" w:rsidP="00000000" w:rsidRDefault="00000000" w:rsidRPr="00000000" w14:paraId="00000177">
      <w:pPr>
        <w:rPr/>
      </w:pPr>
      <w:r>
        <w:rPr>
          <w:b w:val="1"/>
          <w:bCs w:val="1"/>
          <w:rtl w:val="0"/>
        </w:rPr>
        <w:t xml:space="preserve">AC5.2.5 - Visualise available versus required</w:t>
      </w:r>
      <w:r>
        <w:rPr>
          <w:rtl w:val="0"/>
        </w:rPr>
      </w:r>
    </w:p>
    <w:p w:rsidR="00000000" w:rsidDel="00000000" w:rsidP="00000000" w:rsidRDefault="00000000" w:rsidRPr="00000000" w14:paraId="00000178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available and required amounts exist,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upfront chart,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available amount is visually compared against the required amount.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a single-bar Waterline variant — one centred ink bar (120px wide) for 'have', with the cost line drawn at the 'need' level and a white pill label showing the need amount; chart height 120px; ▸ CALCULATED beneath.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Calc: </w:t>
      </w:r>
      <w:r>
        <w:rPr>
          <w:rtl w:val="0"/>
        </w:rPr>
        <w:t xml:space="preserve">axis scale = max(need, have) × 1.12 so the line never touches the top.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8">
        <w:r>
          <w:rPr>
            <w:color w:val="1155CC"/>
            <w:u w:val="single"/>
            <w:rtl w:val="0"/>
          </w:rPr>
          <w:t xml:space="preserve">RM v2 / 20 Upfront cash</w:t>
        </w:r>
      </w:hyperlink>
    </w:p>
    <w:p w:rsidR="00000000" w:rsidDel="00000000" w:rsidP="00000000" w:rsidRDefault="00000000" w:rsidRPr="00000000" w14:paraId="00000179">
      <w:pPr>
        <w:rPr/>
      </w:pPr>
      <w:r>
        <w:rPr>
          <w:b w:val="1"/>
          <w:bCs w:val="1"/>
          <w:rtl w:val="0"/>
        </w:rPr>
        <w:t xml:space="preserve">AC5.2.6 - Highlight an upfront shortfall</w:t>
      </w:r>
      <w:r>
        <w:rPr>
          <w:rtl w:val="0"/>
        </w:rPr>
      </w:r>
    </w:p>
    <w:p w:rsidR="00000000" w:rsidDel="00000000" w:rsidP="00000000" w:rsidRDefault="00000000" w:rsidRPr="00000000" w14:paraId="0000017A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available cash is below the required amount,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chart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gap is visually distinguishable.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when have &lt; need, ONLY the segment between the bar top and the need line is filled #F1592A (the screen's single --short use); the bar itself stays ink #3C5152.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Rule: </w:t>
      </w:r>
      <w:r>
        <w:rPr>
          <w:rtl w:val="0"/>
        </w:rPr>
        <w:t xml:space="preserve">geometry carries the outcome — no green/red recolouring of the whole bar.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8">
        <w:r>
          <w:rPr>
            <w:color w:val="1155CC"/>
            <w:u w:val="single"/>
            <w:rtl w:val="0"/>
          </w:rPr>
          <w:t xml:space="preserve">RM v2 / 20 Upfront cash</w:t>
        </w:r>
      </w:hyperlink>
    </w:p>
    <w:p w:rsidR="00000000" w:rsidDel="00000000" w:rsidP="00000000" w:rsidRDefault="00000000" w:rsidRPr="00000000" w14:paraId="0000017B">
      <w:pPr>
        <w:rPr/>
      </w:pPr>
      <w:r>
        <w:rPr>
          <w:b w:val="1"/>
          <w:bCs w:val="1"/>
          <w:rtl w:val="0"/>
        </w:rPr>
        <w:t xml:space="preserve">AC5.2.7 - Display upfront cost components</w:t>
      </w:r>
      <w:r>
        <w:rPr>
          <w:rtl w:val="0"/>
        </w:rPr>
      </w:r>
    </w:p>
    <w:p w:rsidR="00000000" w:rsidDel="00000000" w:rsidP="00000000" w:rsidRDefault="00000000" w:rsidRPr="00000000" w14:paraId="0000017C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upfront requirement contains individual components,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screen,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visible upfront-cost items are listed separately.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below the chart, a Card lists each upfront component as an Edit row (label + white editable value box): Legal fees 2,700 ▩, Stamp duty (transfer) 4,000 ○, Stamp duty (loan) 1,250 ○, Valuation 800 ▩, Disbursements 1,500 ▩, Moving 800 ▩, Basics (fridge, bed, curtains) 2,000 ▩.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Rule: </w:t>
      </w:r>
      <w:r>
        <w:rPr>
          <w:rtl w:val="0"/>
        </w:rPr>
        <w:t xml:space="preserve">each row keeps its OWN provenance mark (○ OFFICIAL for the two stamp duties, ▩ ASSUMPTION for the rest); editing a value flips that row to ● YOUR DATA and recomputes need/gap/chart live.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card footer 'Source: sjkp.com.my, Aug 2026' (13px ink64).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8">
        <w:r>
          <w:rPr>
            <w:color w:val="1155CC"/>
            <w:u w:val="single"/>
            <w:rtl w:val="0"/>
          </w:rPr>
          <w:t xml:space="preserve">RM v2 / 20 Upfront cash</w:t>
        </w:r>
      </w:hyperlink>
    </w:p>
    <w:p w:rsidR="00000000" w:rsidDel="00000000" w:rsidP="00000000" w:rsidRDefault="00000000" w:rsidRPr="00000000" w14:paraId="0000017D">
      <w:pPr>
        <w:rPr/>
      </w:pPr>
      <w:r>
        <w:rPr>
          <w:b w:val="1"/>
          <w:bCs w:val="1"/>
          <w:rtl w:val="0"/>
        </w:rPr>
        <w:t xml:space="preserve">AC5.2.8 - Handle a zero deposit</w:t>
      </w:r>
      <w:r>
        <w:rPr>
          <w:rtl w:val="0"/>
        </w:rPr>
      </w:r>
    </w:p>
    <w:p w:rsidR="00000000" w:rsidDel="00000000" w:rsidP="00000000" w:rsidRDefault="00000000" w:rsidRPr="00000000" w14:paraId="0000017E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deposit is RM0,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Upfront cash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explains that upfront cash may still consist of fees and setup costs.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the mock deposit IS RM 0, so this state is the default render.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in place of a Deposit row, a muted line reads 'Deposit RM 0: upfront cash is fees and setting up, not the deposit.' + ● YOUR DATA; with a non-zero deposit the line is replaced by a normal 'Deposit' key-value Row.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8">
        <w:r>
          <w:rPr>
            <w:color w:val="1155CC"/>
            <w:u w:val="single"/>
            <w:rtl w:val="0"/>
          </w:rPr>
          <w:t xml:space="preserve">RM v2 / 20 Upfront cash</w:t>
        </w:r>
      </w:hyperlink>
    </w:p>
    <w:p w:rsidR="00000000" w:rsidDel="00000000" w:rsidP="00000000" w:rsidRDefault="00000000" w:rsidRPr="00000000" w14:paraId="0000017F">
      <w:pPr>
        <w:pStyle w:val="Heading2"/>
        <w:rPr/>
      </w:pPr>
      <w:r>
        <w:rPr>
          <w:rtl w:val="0"/>
        </w:rPr>
        <w:t xml:space="preserve">US5.3 - Estimate a cash buffer from recorded short months</w:t>
      </w:r>
    </w:p>
    <w:p w:rsidR="00000000" w:rsidDel="00000000" w:rsidP="00000000" w:rsidRDefault="00000000" w:rsidRPr="00000000" w14:paraId="00000180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prospective homeowner, I want to see the amount of starting cash that would have been needed to survive the short months in my record so that I can understand a possible cash-buffer requirement.</w:t>
      </w:r>
    </w:p>
    <w:p w:rsidR="00000000" w:rsidDel="00000000" w:rsidP="00000000" w:rsidRDefault="00000000" w:rsidRPr="00000000" w14:paraId="00000181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Cash buffer</w:t>
      </w:r>
    </w:p>
    <w:p w:rsidR="00000000" w:rsidDel="00000000" w:rsidP="00000000" w:rsidRDefault="00000000" w:rsidRPr="00000000" w14:paraId="00000182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83">
      <w:pPr>
        <w:rPr/>
      </w:pPr>
      <w:r>
        <w:rPr>
          <w:b w:val="1"/>
          <w:bCs w:val="1"/>
          <w:rtl w:val="0"/>
        </w:rPr>
        <w:t xml:space="preserve">AC5.3.1 - Display cash-buffer amount</w:t>
      </w:r>
      <w:r>
        <w:rPr>
          <w:rtl w:val="0"/>
        </w:rPr>
      </w:r>
    </w:p>
    <w:p w:rsidR="00000000" w:rsidDel="00000000" w:rsidP="00000000" w:rsidRDefault="00000000" w:rsidRPr="00000000" w14:paraId="00000184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recorded monthly information and a home cost scenario are available,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open Cash buffer,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a calculated cash buffer amount.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Cash buffer; route 'buffer'; Figma frame RM v2 / 16 Cash buffer.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buffer amount is the page lead — Space Grotesk Bold 34 figure (mock RM 462) with ▸ CALCULATED beneath.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Calc: </w:t>
      </w:r>
      <w:r>
        <w:rPr>
          <w:rtl w:val="0"/>
        </w:rPr>
        <w:t xml:space="preserve">walk the recorded months in order accumulating (surplus − tested cost); buffer = |most negative running balance|, floored at 0. Tested cost is the same total monthly cost as the Test tab (mock RM 1,382).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9">
        <w:r>
          <w:rPr>
            <w:color w:val="1155CC"/>
            <w:u w:val="single"/>
            <w:rtl w:val="0"/>
          </w:rPr>
          <w:t xml:space="preserve">RM v2 / 21 Cash buffer</w:t>
        </w:r>
      </w:hyperlink>
    </w:p>
    <w:p w:rsidR="00000000" w:rsidDel="00000000" w:rsidP="00000000" w:rsidRDefault="00000000" w:rsidRPr="00000000" w14:paraId="00000185">
      <w:pPr>
        <w:rPr/>
      </w:pPr>
      <w:r>
        <w:rPr>
          <w:b w:val="1"/>
          <w:bCs w:val="1"/>
          <w:rtl w:val="0"/>
        </w:rPr>
        <w:t xml:space="preserve">AC5.3.2 - Explain what the buffer represents</w:t>
      </w:r>
      <w:r>
        <w:rPr>
          <w:rtl w:val="0"/>
        </w:rPr>
      </w:r>
    </w:p>
    <w:p w:rsidR="00000000" w:rsidDel="00000000" w:rsidP="00000000" w:rsidRDefault="00000000" w:rsidRPr="00000000" w14:paraId="00000186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buffer is displayed,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read its explanation,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describes it as the smallest starting amount that would have been needed to get through the recorded short months without going below zero.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directly under the figure (13px ink64): 'The smallest amount you'd have needed at the start to get through the short months in your record without going below zero.' — exact string, localised in en/ms/zh.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9">
        <w:r>
          <w:rPr>
            <w:color w:val="1155CC"/>
            <w:u w:val="single"/>
            <w:rtl w:val="0"/>
          </w:rPr>
          <w:t xml:space="preserve">RM v2 / 21 Cash buffer</w:t>
        </w:r>
      </w:hyperlink>
    </w:p>
    <w:p w:rsidR="00000000" w:rsidDel="00000000" w:rsidP="00000000" w:rsidRDefault="00000000" w:rsidRPr="00000000" w14:paraId="00000187">
      <w:pPr>
        <w:rPr/>
      </w:pPr>
      <w:r>
        <w:rPr>
          <w:b w:val="1"/>
          <w:bCs w:val="1"/>
          <w:rtl w:val="0"/>
        </w:rPr>
        <w:t xml:space="preserve">AC5.3.3 - Display running balance by month</w:t>
      </w:r>
      <w:r>
        <w:rPr>
          <w:rtl w:val="0"/>
        </w:rPr>
      </w:r>
    </w:p>
    <w:p w:rsidR="00000000" w:rsidDel="00000000" w:rsidP="00000000" w:rsidRDefault="00000000" w:rsidRPr="00000000" w14:paraId="00000188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buffer has been calculated from recorded months,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Cash buffer screen,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a running-balance-by-month visual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section label 'Running balance by month' then a small bar chart (104px tall): one bar per recorded month, drawn from a mid-baseline at 52px — positive running balances rise above the line in ink, negative ones hang below it in #F1592A (bars 70% of column width, 3px radius, min height 3px); month initials beneath; ▸ CALCULATED.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Rule: </w:t>
      </w:r>
      <w:r>
        <w:rPr>
          <w:rtl w:val="0"/>
        </w:rPr>
        <w:t xml:space="preserve">the #F1592A below-zero bars are this screen's one --short use.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9">
        <w:r>
          <w:rPr>
            <w:color w:val="1155CC"/>
            <w:u w:val="single"/>
            <w:rtl w:val="0"/>
          </w:rPr>
          <w:t xml:space="preserve">RM v2 / 21 Cash buffer</w:t>
        </w:r>
      </w:hyperlink>
    </w:p>
    <w:p w:rsidR="00000000" w:rsidDel="00000000" w:rsidP="00000000" w:rsidRDefault="00000000" w:rsidRPr="00000000" w14:paraId="00000189">
      <w:pPr>
        <w:rPr/>
      </w:pPr>
      <w:r>
        <w:rPr>
          <w:b w:val="1"/>
          <w:bCs w:val="1"/>
          <w:rtl w:val="0"/>
        </w:rPr>
        <w:t xml:space="preserve">AC5.3.4 - State record basis</w:t>
      </w:r>
      <w:r>
        <w:rPr>
          <w:rtl w:val="0"/>
        </w:rPr>
      </w:r>
    </w:p>
    <w:p w:rsidR="00000000" w:rsidDel="00000000" w:rsidP="00000000" w:rsidRDefault="00000000" w:rsidRPr="00000000" w14:paraId="0000018A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buffer is based on my recorded history,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its supporting text,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record period used is shown.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footer line 'From your own record, Feb to Jul. Not a general rule.' — the {a} to {b} span is computed from the record, never hardcoded.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9">
        <w:r>
          <w:rPr>
            <w:color w:val="1155CC"/>
            <w:u w:val="single"/>
            <w:rtl w:val="0"/>
          </w:rPr>
          <w:t xml:space="preserve">RM v2 / 21 Cash buffer</w:t>
        </w:r>
      </w:hyperlink>
    </w:p>
    <w:p w:rsidR="00000000" w:rsidDel="00000000" w:rsidP="00000000" w:rsidRDefault="00000000" w:rsidRPr="00000000" w14:paraId="0000018B">
      <w:pPr>
        <w:rPr/>
      </w:pPr>
      <w:r>
        <w:rPr>
          <w:b w:val="1"/>
          <w:bCs w:val="1"/>
          <w:rtl w:val="0"/>
        </w:rPr>
        <w:t xml:space="preserve">AC5.3.5 - State that it is not a general rule</w:t>
      </w:r>
      <w:r>
        <w:rPr>
          <w:rtl w:val="0"/>
        </w:rPr>
      </w:r>
    </w:p>
    <w:p w:rsidR="00000000" w:rsidDel="00000000" w:rsidP="00000000" w:rsidRDefault="00000000" w:rsidRPr="00000000" w14:paraId="0000018C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cash-buffer result is displayed,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read the explanatory note,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states that the figure comes from my own record and is not a general rule.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same footer sentence carries the 'Not a general rule.' clause; no separate component. Do not add benchmarks like '3–6 months of expenses' anywhere on this screen.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9">
        <w:r>
          <w:rPr>
            <w:color w:val="1155CC"/>
            <w:u w:val="single"/>
            <w:rtl w:val="0"/>
          </w:rPr>
          <w:t xml:space="preserve">RM v2 / 21 Cash buffer</w:t>
        </w:r>
      </w:hyperlink>
    </w:p>
    <w:p w:rsidR="00000000" w:rsidDel="00000000" w:rsidP="00000000" w:rsidRDefault="00000000" w:rsidRPr="00000000" w14:paraId="0000018D">
      <w:pPr>
        <w:rPr/>
      </w:pPr>
      <w:r>
        <w:rPr>
          <w:b w:val="1"/>
          <w:bCs w:val="1"/>
          <w:rtl w:val="0"/>
        </w:rPr>
        <w:t xml:space="preserve">AC5.3.6 - Explain the displayed buffer result</w:t>
      </w:r>
      <w:r>
        <w:rPr>
          <w:rtl w:val="0"/>
        </w:rPr>
      </w:r>
    </w:p>
    <w:p w:rsidR="00000000" w:rsidDel="00000000" w:rsidP="00000000" w:rsidRDefault="00000000" w:rsidRPr="00000000" w14:paraId="0000018E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RuMampu has calculated a cash buffer amount from my recorded months,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cash buffer screen,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displayed buffer amount is accompanied by an explanation of what the amount represents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definition sentence (AC5.3.2) + basis sentence (AC5.3.4) always accompany the figure; when the buffer is RM 0 an extra Caution-free Card explains: 'With this house, your recorded months never went below zero. The figure works out to RM 0.' + ▸.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9">
        <w:r>
          <w:rPr>
            <w:color w:val="1155CC"/>
            <w:u w:val="single"/>
            <w:rtl w:val="0"/>
          </w:rPr>
          <w:t xml:space="preserve">RM v2 / 21 Cash buffer</w:t>
        </w:r>
      </w:hyperlink>
    </w:p>
    <w:p w:rsidR="00000000" w:rsidDel="00000000" w:rsidP="00000000" w:rsidRDefault="00000000" w:rsidRPr="00000000" w14:paraId="0000018F">
      <w:pPr>
        <w:pStyle w:val="Heading2"/>
        <w:rPr/>
      </w:pPr>
      <w:r>
        <w:rPr>
          <w:rtl w:val="0"/>
        </w:rPr>
        <w:t xml:space="preserve">US5.4 - Review financing preparation documents</w:t>
      </w:r>
    </w:p>
    <w:p w:rsidR="00000000" w:rsidDel="00000000" w:rsidP="00000000" w:rsidRDefault="00000000" w:rsidRPr="00000000" w14:paraId="00000190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prospective homebuyer, I want a checklist of documents and visible financing criteria so that I can understand what information may be useful when preparing for financing.</w:t>
      </w:r>
    </w:p>
    <w:p w:rsidR="00000000" w:rsidDel="00000000" w:rsidP="00000000" w:rsidRDefault="00000000" w:rsidRPr="00000000" w14:paraId="00000191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Documents &amp; financing</w:t>
      </w:r>
    </w:p>
    <w:p w:rsidR="00000000" w:rsidDel="00000000" w:rsidP="00000000" w:rsidRDefault="00000000" w:rsidRPr="00000000" w14:paraId="00000192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93">
      <w:pPr>
        <w:rPr/>
      </w:pPr>
      <w:r>
        <w:rPr>
          <w:b w:val="1"/>
          <w:bCs w:val="1"/>
          <w:rtl w:val="0"/>
        </w:rPr>
        <w:t xml:space="preserve">AC5.4.1 - Display document checklist</w:t>
      </w:r>
      <w:r>
        <w:rPr>
          <w:rtl w:val="0"/>
        </w:rPr>
      </w:r>
    </w:p>
    <w:p w:rsidR="00000000" w:rsidDel="00000000" w:rsidP="00000000" w:rsidRDefault="00000000" w:rsidRPr="00000000" w14:paraId="00000194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Documents &amp; financing,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screen loads,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a checklist of financing-related documents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Documents &amp; financing; route 'docs'; Figma frame RM v2 / 17 Documents &amp; financing.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first Card = the checklist — five Quiet rows, each min 48px tall, leading a checkbox glyph (☐ / ☑) then the document name (15px ink).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0">
        <w:r>
          <w:rPr>
            <w:color w:val="1155CC"/>
            <w:u w:val="single"/>
            <w:rtl w:val="0"/>
          </w:rPr>
          <w:t xml:space="preserve">RM v2 / 22 Documents &amp; financing</w:t>
        </w:r>
      </w:hyperlink>
    </w:p>
    <w:p w:rsidR="00000000" w:rsidDel="00000000" w:rsidP="00000000" w:rsidRDefault="00000000" w:rsidRPr="00000000" w14:paraId="00000195">
      <w:pPr>
        <w:rPr/>
      </w:pPr>
      <w:r>
        <w:rPr>
          <w:b w:val="1"/>
          <w:bCs w:val="1"/>
          <w:rtl w:val="0"/>
        </w:rPr>
        <w:t xml:space="preserve">AC5.4.2 - Include visible document types</w:t>
      </w:r>
      <w:r>
        <w:rPr>
          <w:rtl w:val="0"/>
        </w:rPr>
      </w:r>
    </w:p>
    <w:p w:rsidR="00000000" w:rsidDel="00000000" w:rsidP="00000000" w:rsidRDefault="00000000" w:rsidRPr="00000000" w14:paraId="00000196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checklist is displayed,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review it,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it includes the document types shown in the design, including bank statements, e-hailing earnings summary, statutory declaration of income, EPF statement and list of existing commitments.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the five fixed items, in order: 'Bank statements, 6 months' / 'E-hailing earnings summary' / 'Statutory declaration of income' / 'EPF statement' / 'List of existing commitments' (localised; BM uses 'Penyata KWSP' for EPF).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0">
        <w:r>
          <w:rPr>
            <w:color w:val="1155CC"/>
            <w:u w:val="single"/>
            <w:rtl w:val="0"/>
          </w:rPr>
          <w:t xml:space="preserve">RM v2 / 22 Documents &amp; financing</w:t>
        </w:r>
      </w:hyperlink>
    </w:p>
    <w:p w:rsidR="00000000" w:rsidDel="00000000" w:rsidP="00000000" w:rsidRDefault="00000000" w:rsidRPr="00000000" w14:paraId="00000197">
      <w:pPr>
        <w:rPr/>
      </w:pPr>
      <w:r>
        <w:rPr>
          <w:b w:val="1"/>
          <w:bCs w:val="1"/>
          <w:rtl w:val="0"/>
        </w:rPr>
        <w:t xml:space="preserve">AC5.4.3 - Toggle checklist items</w:t>
      </w:r>
      <w:r>
        <w:rPr>
          <w:rtl w:val="0"/>
        </w:rPr>
      </w:r>
    </w:p>
    <w:p w:rsidR="00000000" w:rsidDel="00000000" w:rsidP="00000000" w:rsidRDefault="00000000" w:rsidRPr="00000000" w14:paraId="00000198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 checklist item is displayed,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it,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its checked or unchecked state is visibly updated.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tapping a row toggles ☐↔☑ and aria-pressed; state is per-session only (no storage claim); no progress bar or completion reward — it is a working list, not a gate.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0">
        <w:r>
          <w:rPr>
            <w:color w:val="1155CC"/>
            <w:u w:val="single"/>
            <w:rtl w:val="0"/>
          </w:rPr>
          <w:t xml:space="preserve">RM v2 / 22 Documents &amp; financing</w:t>
        </w:r>
      </w:hyperlink>
    </w:p>
    <w:p w:rsidR="00000000" w:rsidDel="00000000" w:rsidP="00000000" w:rsidRDefault="00000000" w:rsidRPr="00000000" w14:paraId="00000199">
      <w:pPr>
        <w:rPr/>
      </w:pPr>
      <w:r>
        <w:rPr>
          <w:b w:val="1"/>
          <w:bCs w:val="1"/>
          <w:rtl w:val="0"/>
        </w:rPr>
        <w:t xml:space="preserve">AC5.4.4 - Display SJKP published criteria</w:t>
      </w:r>
      <w:r>
        <w:rPr>
          <w:rtl w:val="0"/>
        </w:rPr>
      </w:r>
    </w:p>
    <w:p w:rsidR="00000000" w:rsidDel="00000000" w:rsidP="00000000" w:rsidRDefault="00000000" w:rsidRPr="00000000" w14:paraId="0000019A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viewing Documents &amp; financing,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reach the SJKP information section,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visible published criteria are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second Card, header 'SJKP published criteria' (13px ink64), then three bullet lines (15px, '· ' prefix): 'Malaysian citizen, age 18 to 70' / 'Gross income within SJKP's published limit' / 'First home'.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criteria block carries ○ OFFICIAL provenance.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0">
        <w:r>
          <w:rPr>
            <w:color w:val="1155CC"/>
            <w:u w:val="single"/>
            <w:rtl w:val="0"/>
          </w:rPr>
          <w:t xml:space="preserve">RM v2 / 22 Documents &amp; financing</w:t>
        </w:r>
      </w:hyperlink>
    </w:p>
    <w:p w:rsidR="00000000" w:rsidDel="00000000" w:rsidP="00000000" w:rsidRDefault="00000000" w:rsidRPr="00000000" w14:paraId="0000019B">
      <w:pPr>
        <w:rPr/>
      </w:pPr>
      <w:r>
        <w:rPr>
          <w:b w:val="1"/>
          <w:bCs w:val="1"/>
          <w:rtl w:val="0"/>
        </w:rPr>
        <w:t xml:space="preserve">AC5.4.5 - Display source and date</w:t>
      </w:r>
      <w:r>
        <w:rPr>
          <w:rtl w:val="0"/>
        </w:rPr>
      </w:r>
    </w:p>
    <w:p w:rsidR="00000000" w:rsidDel="00000000" w:rsidP="00000000" w:rsidRDefault="00000000" w:rsidRPr="00000000" w14:paraId="0000019C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published criteria are shown,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read the section,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source and displayed publication/reference date are also shown.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beneath the criteria: 'Source: sjkp.com.my, Aug 2026' (13px ink64) — source AND date in one line.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0">
        <w:r>
          <w:rPr>
            <w:color w:val="1155CC"/>
            <w:u w:val="single"/>
            <w:rtl w:val="0"/>
          </w:rPr>
          <w:t xml:space="preserve">RM v2 / 22 Documents &amp; financing</w:t>
        </w:r>
      </w:hyperlink>
    </w:p>
    <w:p w:rsidR="00000000" w:rsidDel="00000000" w:rsidP="00000000" w:rsidRDefault="00000000" w:rsidRPr="00000000" w14:paraId="0000019D">
      <w:pPr>
        <w:rPr/>
      </w:pPr>
      <w:r>
        <w:rPr>
          <w:b w:val="1"/>
          <w:bCs w:val="1"/>
          <w:rtl w:val="0"/>
        </w:rPr>
        <w:t xml:space="preserve">AC5.4.6 - Avoid displaying unsupported approval status</w:t>
      </w:r>
      <w:r>
        <w:rPr>
          <w:rtl w:val="0"/>
        </w:rPr>
      </w:r>
    </w:p>
    <w:p w:rsidR="00000000" w:rsidDel="00000000" w:rsidP="00000000" w:rsidRDefault="00000000" w:rsidRPr="00000000" w14:paraId="0000019E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RuMampu's income measure differs from the displayed SJKP income measure,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65% check is shown,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interface states that the check needs review rather than showing a pass or fail.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after a divider, a caution Badge acting as a disclosure control: '65% check: needs review +' (tap → expands, '+' becomes '−').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expanded text: 'SJKP measures gross income; RuMampu measures income after work costs. Until that gap is settled, no pass or fail is shown here.'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Rule: </w:t>
      </w:r>
      <w:r>
        <w:rPr>
          <w:rtl w:val="0"/>
        </w:rPr>
        <w:t xml:space="preserve">NEVER render this check as pass/fail, green/red, or a percentage met — 'needs review' in #FEC844 badge styling is the only state.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0">
        <w:r>
          <w:rPr>
            <w:color w:val="1155CC"/>
            <w:u w:val="single"/>
            <w:rtl w:val="0"/>
          </w:rPr>
          <w:t xml:space="preserve">RM v2 / 22 Documents &amp; financing</w:t>
        </w:r>
      </w:hyperlink>
    </w:p>
    <w:p w:rsidR="00000000" w:rsidDel="00000000" w:rsidP="00000000" w:rsidRDefault="00000000" w:rsidRPr="00000000" w14:paraId="0000019F">
      <w:pPr>
        <w:rPr/>
      </w:pPr>
      <w:r>
        <w:rPr>
          <w:b w:val="1"/>
          <w:bCs w:val="1"/>
          <w:rtl w:val="0"/>
        </w:rPr>
        <w:t xml:space="preserve">AC5.4.7 - Display financing disclaimer</w:t>
      </w:r>
      <w:r>
        <w:rPr>
          <w:rtl w:val="0"/>
        </w:rPr>
      </w:r>
    </w:p>
    <w:p w:rsidR="00000000" w:rsidDel="00000000" w:rsidP="00000000" w:rsidRDefault="00000000" w:rsidRPr="00000000" w14:paraId="000001A0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reviewing the financing information,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read the disclaimer,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states that it does not apply for the user and cannot tell the user whether a bank will approve them.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page footer (15px ink, outside the cards): 'RuMampu does not apply for you and cannot tell you whether a bank will say yes.' — plain statement, no softening, no link.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0">
        <w:r>
          <w:rPr>
            <w:color w:val="1155CC"/>
            <w:u w:val="single"/>
            <w:rtl w:val="0"/>
          </w:rPr>
          <w:t xml:space="preserve">RM v2 / 22 Documents &amp; financing</w:t>
        </w:r>
      </w:hyperlink>
    </w:p>
    <w:p w:rsidR="00000000" w:rsidDel="00000000" w:rsidP="00000000" w:rsidRDefault="00000000" w:rsidRPr="00000000" w14:paraId="000001A1">
      <w:pPr>
        <w:pStyle w:val="Heading1"/>
        <w:rPr/>
      </w:pPr>
      <w:r>
        <w:rPr>
          <w:rtl w:val="0"/>
        </w:rPr>
        <w:t xml:space="preserve">Epic 6 - AI Insights &amp; Alerts</w:t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heading=h.gvqraljxgwq7" w:id="2"/>
      <w:bookmarkEnd w:id="2"/>
      <w:r>
        <w:rPr>
          <w:rtl w:val="0"/>
        </w:rPr>
        <w:t xml:space="preserve">US6.1 - Scan and categorise expenses from receipts</w:t>
      </w:r>
    </w:p>
    <w:p w:rsidR="00000000" w:rsidDel="00000000" w:rsidP="00000000" w:rsidRDefault="00000000" w:rsidRPr="00000000" w14:paraId="000001A3">
      <w:pPr>
        <w:rPr/>
      </w:pPr>
      <w:r>
        <w:rPr>
          <w:b w:val="1"/>
          <w:bCs w:val="1"/>
          <w:rtl w:val="0"/>
        </w:rPr>
        <w:t xml:space="preserve">User Story</w:t>
      </w:r>
      <w:r>
        <w:rPr>
          <w:rtl w:val="0"/>
        </w:rPr>
        <w:t xml:space="preserve">:</w:t>
        <w:br w:type="textWrapping"/>
        <w:t xml:space="preserve"> As a user, I want RuMampu to read information from my receipt and suggest an expense category so that I can record my spending faster without manually entering every detail.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heading=h.8k5f2pd1g5wl" w:id="3"/>
      <w:bookmarkEnd w:id="3"/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A5">
      <w:pPr>
        <w:rPr/>
      </w:pPr>
      <w:r>
        <w:rPr>
          <w:b w:val="1"/>
          <w:bCs w:val="1"/>
          <w:rtl w:val="0"/>
        </w:rPr>
        <w:t xml:space="preserve">AC6.1.1 - Upload or capture a receipt</w:t>
      </w:r>
      <w:r>
        <w:rPr>
          <w:rtl w:val="0"/>
        </w:rPr>
        <w:br w:type="textWrapping"/>
        <w:t xml:space="preserve"> Given I want to record an expense using a receipt,</w:t>
        <w:br w:type="textWrapping"/>
        <w:t xml:space="preserve"> When I open the receipt scanning feature,</w:t>
        <w:br w:type="textWrapping"/>
        <w:t xml:space="preserve"> Then I can take a photo or select a receipt image for RuMampu to process.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Status: </w:t>
      </w:r>
      <w:r>
        <w:rPr>
          <w:rtl w:val="0"/>
        </w:rPr>
        <w:t xml:space="preserve">designed mock behind a 'Preview' caution Badge — the extraction is staged in the prototype (fixed sample values after a shimmer delay); real OCR/AI is backend work for a later iteration. The UI below is the shipped design a developer wires the real model into.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Scan a receipt; route 'expscan'; reached from Daily expenses via the 'Scan a receipt' Quiet row.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pick stage — instruction 'Take or choose a photo of the receipt.', a Primary button 'Scan a receipt' wrapping a native file input (accept=image/*, capture=environment → camera or gallery), and a Quiet row 'Use a sample receipt' for demo.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1A6">
      <w:pPr>
        <w:rPr/>
      </w:pPr>
      <w:r>
        <w:rPr>
          <w:b w:val="1"/>
          <w:bCs w:val="1"/>
          <w:rtl w:val="0"/>
        </w:rPr>
        <w:t xml:space="preserve">AC6.1.2 - Extract receipt information</w:t>
        <w:br w:type="textWrapping"/>
      </w:r>
      <w:r>
        <w:rPr>
          <w:rtl w:val="0"/>
        </w:rPr>
        <w:t xml:space="preserve"> Given I have provided a readable receipt,</w:t>
        <w:br w:type="textWrapping"/>
        <w:t xml:space="preserve"> When RuMampu processes the receipt,</w:t>
        <w:br w:type="textWrapping"/>
        <w:t xml:space="preserve"> Then it displays the recognised merchant, transaction date and total amount for me to review.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after pick, a 'read' stage shows a shimmer placeholder block + 'Reading the receipt…' (role=status) for ~1.6s, then the check stage.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check stage shows the receipt thumbnail (max-height 140px, radius 12) and a Card of Fields: Shop, Date, Total (RM) — mock sample: Restoran Nasi Kandar Lin, today's date, RM 12.50.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1A7">
      <w:pPr>
        <w:rPr/>
      </w:pPr>
      <w:r>
        <w:rPr>
          <w:b w:val="1"/>
          <w:bCs w:val="1"/>
          <w:rtl w:val="0"/>
        </w:rPr>
        <w:t xml:space="preserve">AC6.1.3 - Suggest an expense category</w:t>
        <w:br w:type="textWrapping"/>
      </w:r>
      <w:r>
        <w:rPr>
          <w:rtl w:val="0"/>
        </w:rPr>
        <w:t xml:space="preserve"> Given RuMampu has recognised information from the receipt,</w:t>
        <w:br w:type="textWrapping"/>
        <w:t xml:space="preserve"> When the extracted expense is displayed,</w:t>
        <w:br w:type="textWrapping"/>
        <w:t xml:space="preserve"> Then RuMampu suggests an expense category based on the recognised receipt information.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fourth Field 'Category' is a select pre-set to the suggested category (sample receipt → Meals out); options are the user's expense categories (Meals out, Groceries, Transport, Family support, Other + customs).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1A8">
      <w:pPr>
        <w:rPr/>
      </w:pPr>
      <w:r>
        <w:rPr>
          <w:b w:val="1"/>
          <w:bCs w:val="1"/>
          <w:rtl w:val="0"/>
        </w:rPr>
        <w:t xml:space="preserve">AC6.1.4 - Identify the category as an AI suggestion</w:t>
        <w:br w:type="textWrapping"/>
      </w:r>
      <w:r>
        <w:rPr>
          <w:rtl w:val="0"/>
        </w:rPr>
        <w:t xml:space="preserve"> Given RuMampu has suggested an expense category,</w:t>
        <w:br w:type="textWrapping"/>
        <w:t xml:space="preserve"> When I review the suggestion,</w:t>
        <w:br w:type="textWrapping"/>
        <w:t xml:space="preserve"> Then the interface clearly identifies the category as an AI-generated suggestion rather than confirmed user data.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Shop, Date and Total field labels each carry a small 'from receipt' tag (11px, caution-tinted) marking them as machine-read, not confirmed; the whole screen sits under the caution Badge 'Preview'.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Rule: </w:t>
      </w:r>
      <w:r>
        <w:rPr>
          <w:rtl w:val="0"/>
        </w:rPr>
        <w:t xml:space="preserve">machine-read values NEVER get ● YOUR DATA until the user saves; #FEC844 is the correct hue family for 'unknown/unconfirmed'.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1A9">
      <w:pPr>
        <w:rPr/>
      </w:pPr>
      <w:r>
        <w:rPr>
          <w:b w:val="1"/>
          <w:bCs w:val="1"/>
          <w:rtl w:val="0"/>
        </w:rPr>
        <w:t xml:space="preserve">AC6.1.5 - Allow the user to change the suggested category</w:t>
        <w:br w:type="textWrapping"/>
      </w:r>
      <w:r>
        <w:rPr>
          <w:rtl w:val="0"/>
        </w:rPr>
        <w:t xml:space="preserve"> Given an expense category has been suggested,</w:t>
        <w:br w:type="textWrapping"/>
        <w:t xml:space="preserve"> When I believe another category is more appropriate,</w:t>
        <w:br w:type="textWrapping"/>
        <w:t xml:space="preserve"> Then I can replace the suggested category before saving the expense.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the Category select is freely changeable before saving; no confirmation friction for overriding the suggestion.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1AA">
      <w:pPr>
        <w:rPr/>
      </w:pPr>
      <w:r>
        <w:rPr>
          <w:b w:val="1"/>
          <w:bCs w:val="1"/>
          <w:rtl w:val="0"/>
        </w:rPr>
        <w:t xml:space="preserve">AC6.1.6 - Allow correction of extracted information</w:t>
        <w:br w:type="textWrapping"/>
      </w:r>
      <w:r>
        <w:rPr>
          <w:rtl w:val="0"/>
        </w:rPr>
        <w:t xml:space="preserve"> Given RuMampu has extracted information from the receipt,</w:t>
        <w:br w:type="textWrapping"/>
        <w:t xml:space="preserve"> When any recognised value is incorrect,</w:t>
        <w:br w:type="textWrapping"/>
        <w:t xml:space="preserve"> Then I can edit the merchant, date, amount or category before saving.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Shop (text), Date (date) and Total (decimal, step 0.01) are all editable inputs in the check stage; editing clears nothing else.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1AB">
      <w:pPr>
        <w:rPr/>
      </w:pPr>
      <w:r>
        <w:rPr>
          <w:b w:val="1"/>
          <w:bCs w:val="1"/>
          <w:rtl w:val="0"/>
        </w:rPr>
        <w:t xml:space="preserve">AC6.1.7 - Require confirmation before saving</w:t>
        <w:br w:type="textWrapping"/>
      </w:r>
      <w:r>
        <w:rPr>
          <w:rtl w:val="0"/>
        </w:rPr>
        <w:t xml:space="preserve"> Given RuMampu has extracted and categorised the receipt information,</w:t>
        <w:br w:type="textWrapping"/>
        <w:t xml:space="preserve"> When I have not yet confirmed the information,</w:t>
        <w:br w:type="textWrapping"/>
        <w:t xml:space="preserve"> Then the expense is not added to my financial record.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nothing is written to the record at pick or read stage; only the explicit 'Add' Primary button commits. Backing out discards the draft.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1AC">
      <w:pPr>
        <w:rPr/>
      </w:pPr>
      <w:r>
        <w:rPr>
          <w:rtl w:val="0"/>
        </w:rPr>
        <w:t xml:space="preserve">AC6.1.8 - Save the confirmed expense</w:t>
        <w:br w:type="textWrapping"/>
        <w:t xml:space="preserve"> Given I have reviewed and confirmed the receipt information and expense category,</w:t>
        <w:br w:type="textWrapping"/>
        <w:t xml:space="preserve"> When I select Add expense,</w:t>
        <w:br w:type="textWrapping"/>
        <w:t xml:space="preserve"> Then the confirmed expense is added to my RuMampu financial record.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'Add' saves {amount, date, category} into the same expenses record as manual entry (feeding daily totals, monthly summary, limits, and the ≥20-day commitments rule), shows the Saved toast, and returns to Daily expenses.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a 'Retake' text link below 'Add' restarts at the pick stage.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1AD">
      <w:pPr>
        <w:rPr/>
      </w:pPr>
      <w:r>
        <w:rPr>
          <w:rtl w:val="0"/>
        </w:rPr>
        <w:t xml:space="preserve">AC6.1.9 - Handle unreadable or incomplete receipts</w:t>
        <w:br w:type="textWrapping"/>
        <w:t xml:space="preserve"> Given RuMampu cannot confidently recognise some receipt information,</w:t>
        <w:br w:type="textWrapping"/>
        <w:t xml:space="preserve"> When the receipt is processed,</w:t>
        <w:br w:type="textWrapping"/>
        <w:t xml:space="preserve"> Then the affected fields are identified for me to review or complete manually instead of automatically inserting uncertain information.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check-stage lead line: 'Read from your receipt. Check it before saving.' — review is framed as required, not optional.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Design direction (real model): a low-confidence field renders with an empty value, its 'from receipt' tag replaced by 'not read' in the same caution styling, and focus moves to the first empty field; the Add button stays disabled while Total is empty.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1AE">
      <w:pPr>
        <w:rPr/>
      </w:pPr>
      <w:r>
        <w:rPr>
          <w:rtl w:val="0"/>
        </w:rPr>
        <w:t xml:space="preserve">AC6.1.10 - Do not invent missing receipt information</w:t>
        <w:br w:type="textWrapping"/>
        <w:t xml:space="preserve"> Given information such as the merchant, date or amount cannot be recognised from the receipt,</w:t>
        <w:br w:type="textWrapping"/>
        <w:t xml:space="preserve"> When the result is displayed,</w:t>
        <w:br w:type="textWrapping"/>
        <w:t xml:space="preserve"> Then RuMampu does not present an invented value as though it came from the receipt.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Rule: </w:t>
      </w:r>
      <w:r>
        <w:rPr>
          <w:rtl w:val="0"/>
        </w:rPr>
        <w:t xml:space="preserve">unrecognised fields are left blank for the user (per AC6.1.9), never filled with a guess styled as extracted data; the 'from receipt' tag may only appear on values actually read from the image.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05">
        <w:r>
          <w:rPr>
            <w:color w:val="1155CC"/>
            <w:u w:val="single"/>
            <w:rtl w:val="0"/>
          </w:rPr>
          <w:t xml:space="preserve">RM v2 / 24 Scan a receipt</w:t>
        </w:r>
      </w:hyperlink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  <w:color w:val="4f81bd"/>
        </w:rPr>
      </w:pPr>
      <w:r>
        <w:rPr>
          <w:b w:val="1"/>
          <w:bCs w:val="1"/>
          <w:color w:val="4f81bd"/>
          <w:rtl w:val="0"/>
        </w:rPr>
        <w:t xml:space="preserve">US6.2 - Ask RuMampu about my financial situation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User Story:</w:t>
        <w:br w:type="textWrapping"/>
      </w:r>
      <w:r>
        <w:rPr>
          <w:rtl w:val="0"/>
        </w:rPr>
        <w:t xml:space="preserve">As a user, I want to ask RuMampu questions about my recorded financial information so that I can better understand my income, spending and homeownership test results in simple language.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</w:rPr>
      </w:pPr>
      <w:bookmarkStart w:colFirst="0" w:colLast="0" w:name="_heading=h.8tcsruv1zm8" w:id="4"/>
      <w:bookmarkEnd w:id="4"/>
      <w:r>
        <w:rPr>
          <w:rFonts w:ascii="Arial" w:cs="Arial" w:eastAsia="Arial" w:hAnsi="Arial"/>
          <w:b w:val="0"/>
          <w:bCs w:val="0"/>
          <w:rtl w:val="0"/>
        </w:rPr>
        <w:t xml:space="preserve">Acceptance Criteria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AC6.2.1 - Access the AI financial guidance chatbot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I am using RuMampu,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open the AI financial guidance feature,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I can access a chat interface where I can enter questions about my financial information.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Status: </w:t>
      </w:r>
      <w:r>
        <w:rPr>
          <w:rtl w:val="0"/>
        </w:rPr>
        <w:t xml:space="preserve">NOT in the current prototype — no chat surface exists in rumampu.html or the Figma frames. Everything below is design direction so the assistant lands consistent with the shipped system.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a bottom Sheet (same anatomy as the language sheet: scrim + white sheet, radius 20 top corners) titled 'Ask RuMampu', with a message list and a text Field + send button pinned above the keyboard.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AC6.2.2 - Ask questions in natural language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the chatbot is open,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enter a financial question using normal conversational language,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RuMampu can provide a response relevant to the question.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plain text input, no forced quick-reply-only mode; 3 starter Chips seed first use (e.g. 'Why 2 short months?', 'What is the carrying range?', 'What should I record next?').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AC6.2.3 - Use the user's RuMampu record when relevant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my RuMampu record contains relevant financial information,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ask a question about my finances,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chatbot can use the relevant recorded information when forming its response.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answers that cite the user's record repeat the figure with its Provenance label inline (e.g. 'Your July net income was RM 1,584 ● YOUR DATA') — the provenance system extends into chat unchanged.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AC6.2.4 - Explain financial results in simple language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RuMampu has calculated a financial result such as a shortfall, carrying range or cash buffer,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ask the chatbot about that result,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chatbot can explain what the result means using understandable language.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explanations reuse the app's exact vocabulary (short months, largest gap, carrying range, cash buffer) and the banned-word list applies to model output: never 'you can afford', 'approved', 'guaranteed', 'forecast'.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AC6.2.5 - Answer questions about income patterns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income-pattern information exists in my record,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ask about my stronger, weaker or more variable income periods,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chatbot can explain the relevant recorded income pattern.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income-pattern answers mirror the Income pattern screen's soft framing — 'steadier'/'moves more', never 'worst'/'weakest' (client-required copy rule).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AC6.2.6 - Answer questions about spending</w:t>
        <w:br w:type="textWrapping"/>
        <w:t xml:space="preserve">Given</w:t>
      </w:r>
      <w:r>
        <w:rPr>
          <w:rtl w:val="0"/>
        </w:rPr>
        <w:t xml:space="preserve"> expense information exists in my record,</w:t>
        <w:br w:type="textWrapping"/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ask about my recorded spending,</w:t>
        <w:br w:type="textWrapping"/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chatbot can explain relevant spending amounts or categories using the information available in RuMampu.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spending answers draw on the same monthsAgg/expense data as Monthly summary; amounts formatted 'RM 1,025' with the app's thin-space rule.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AC6.2.7 - Answer questions about housing-test results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I have completed a housing test,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ask about the result,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chatbot can explain relevant information such as short months, largest gaps, tested payments or income-drop scenarios.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test answers may restate: short-month count, largest gap, tested payment, and shock results (e.g. 'At −20%, 6 of 6 months would have run short ▩ ASSUMPTION').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AC6.2.8 - Acknowledge insufficient information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my RuMampu record does not contain enough information to answer my question reliably,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ask the chatbot for an explanation,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it indicates that the available information is limited rather than presenting an unsupported conclusion.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with a thin record the assistant says so in the app's honesty register (e.g. 'Only 3 months are recorded, so this answer leans on a small base') instead of hedging silently or inventing a confident conclusion.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AC6.2.9 - Display the AI assistant throughout the logged-in experience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I have logged in to RuMampu,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navigate between the main RuMampu pages and their related sub-screens,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AI assistant access control remains visible and available for me to open.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a persistent assistant control in the header of every post-login screen (see AC6.2.15 for placement); it survives navigation because the header is shared chrome.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AC6.2.10 - Do not display the assistant before login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I have not logged in to RuMampu,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view a pre-login screen,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logged-in AI financial assistant is not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the control is not rendered on the splash or the 3 onboarding cards — those keep only the language pill and Skip.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AC6.2.11 - Open the assistant from any logged-in page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I am viewing any page after logging in,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select the AI assistant control,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AI financial assistant opens without requiring me to navigate to a separate dedicated page first.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one tap opens the sheet over the current screen — a sheet, not a route, so there is no dedicated page to navigate to first.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AC6.2.12 - Preserve the current page when opening the assistant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I open the AI assistant while viewing a RuMampu page,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the assistant is displayed,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I can continue to identify the page or financial context I opened it from.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the sheet is partial-height with the current screen visible behind the scrim, and its subtitle names the context (e.g. 'Asking about: Result').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AC6.2.13 - Avoid presenting guidance as guaranteed financial advice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the chatbot provides financial guidance or explanations,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read its response,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RuMampu does not present the response as a guaranteed outcome, loan approval decision or professional financial recommendation.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a fixed footer line inside the sheet (13px ink64): guidance, not a decision — reusing the Documents screen's stance ('RuMampu cannot tell you whether a bank will say yes').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AC6.2.14 - Guide users to relevant RuMampu features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I ask the chatbot where to find a feature or complete an action in RuMampu,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the chatbot identifies the relevant feature,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it tells me which RuMampu page or section to open and provides the relevant navigation steps.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feature answers name the tab path ('Money → Daily expenses') and may offer one Primary-styled deep-link button that closes the sheet and routes there.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AC6.2.15 - Display the AI assistant next to the language control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I am logged in to RuMampu,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view a RuMampu page where the top navigation controls are displayed,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AI assistant control is shown in the top-right area next to the language selection button.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Design direction: </w:t>
      </w:r>
      <w:r>
        <w:rPr>
          <w:rtl w:val="0"/>
        </w:rPr>
        <w:t xml:space="preserve">header layout — top-right cluster becomes [assistant control] [language pill 'EN ▾'], 8px apart, both 44px hit targets; assistant control is a 36px circle, 1.5px ink40 outline, containing the Option A chat-bubble ink stroke (no filled brand circle, to keep the header quiet).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(header chrome reference; the assistant itself is design direction, not yet drawn)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/>
      </w:pPr>
      <w:r>
        <w:rPr>
          <w:rtl w:val="0"/>
        </w:rPr>
        <w:t xml:space="preserve">Epic 7 - Homeownership Monitoring</w:t>
      </w:r>
    </w:p>
    <w:p w:rsidR="00000000" w:rsidDel="00000000" w:rsidP="00000000" w:rsidRDefault="00000000" w:rsidRPr="00000000" w14:paraId="000001C3">
      <w:pPr>
        <w:pStyle w:val="Heading2"/>
        <w:rPr/>
      </w:pPr>
      <w:r>
        <w:rPr>
          <w:rtl w:val="0"/>
        </w:rPr>
        <w:t xml:space="preserve">US7.1 - Switch from planning to post-purchase monitoring</w:t>
      </w:r>
    </w:p>
    <w:p w:rsidR="00000000" w:rsidDel="00000000" w:rsidP="00000000" w:rsidRDefault="00000000" w:rsidRPr="00000000" w14:paraId="000001C4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 who has bought the tested home, I want to switch RuMampu into a post-purchase mode so that I can move from estimated affordability to reviewing actual homeownership results.</w:t>
      </w:r>
    </w:p>
    <w:p w:rsidR="00000000" w:rsidDel="00000000" w:rsidP="00000000" w:rsidRDefault="00000000" w:rsidRPr="00000000" w14:paraId="000001C5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Switch mode - Iteration 3 preview</w:t>
      </w:r>
    </w:p>
    <w:p w:rsidR="00000000" w:rsidDel="00000000" w:rsidP="00000000" w:rsidRDefault="00000000" w:rsidRPr="00000000" w14:paraId="000001C6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C7">
      <w:pPr>
        <w:rPr/>
      </w:pPr>
      <w:r>
        <w:rPr>
          <w:b w:val="1"/>
          <w:bCs w:val="1"/>
          <w:rtl w:val="0"/>
        </w:rPr>
        <w:t xml:space="preserve">AC7.1.1 - Identify feature as preview</w:t>
      </w:r>
      <w:r>
        <w:rPr>
          <w:rtl w:val="0"/>
        </w:rPr>
      </w:r>
    </w:p>
    <w:p w:rsidR="00000000" w:rsidDel="00000000" w:rsidP="00000000" w:rsidRDefault="00000000" w:rsidRPr="00000000" w14:paraId="000001C8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access the post-purchase feature from Prepare,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Switch mode screen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it is labelled as an Iteration 3 preview.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Switch mode; route 'pv_switch'; Figma frame RM v2 / P1 Switch mode; entered from the badged row at the foot of Prepare.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first element under the header is the caution Badge 'Iteration 3 preview' (#FEC844 fill, ink text, 11px caps) — same badge component on all three preview screens.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2">
        <w:r>
          <w:rPr>
            <w:color w:val="1155CC"/>
            <w:u w:val="single"/>
            <w:rtl w:val="0"/>
          </w:rPr>
          <w:t xml:space="preserve">RM v2 / 26 Switch mode (preview)</w:t>
        </w:r>
      </w:hyperlink>
    </w:p>
    <w:p w:rsidR="00000000" w:rsidDel="00000000" w:rsidP="00000000" w:rsidRDefault="00000000" w:rsidRPr="00000000" w14:paraId="000001C9">
      <w:pPr>
        <w:rPr/>
      </w:pPr>
      <w:r>
        <w:rPr>
          <w:b w:val="1"/>
          <w:bCs w:val="1"/>
          <w:rtl w:val="0"/>
        </w:rPr>
        <w:t xml:space="preserve">AC7.1.2 - Explain the mode change</w:t>
      </w:r>
      <w:r>
        <w:rPr>
          <w:rtl w:val="0"/>
        </w:rPr>
      </w:r>
    </w:p>
    <w:p w:rsidR="00000000" w:rsidDel="00000000" w:rsidP="00000000" w:rsidRDefault="00000000" w:rsidRPr="00000000" w14:paraId="000001CA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considering the post-purchase mode,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read the explanation,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states that estimates become actuals.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explainer (13px ink64): 'Estimates become actuals. The purchase itself happens outside RuMampu.' — first sentence covers this AC.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2">
        <w:r>
          <w:rPr>
            <w:color w:val="1155CC"/>
            <w:u w:val="single"/>
            <w:rtl w:val="0"/>
          </w:rPr>
          <w:t xml:space="preserve">RM v2 / 26 Switch mode (preview)</w:t>
        </w:r>
      </w:hyperlink>
    </w:p>
    <w:p w:rsidR="00000000" w:rsidDel="00000000" w:rsidP="00000000" w:rsidRDefault="00000000" w:rsidRPr="00000000" w14:paraId="000001CB">
      <w:pPr>
        <w:rPr/>
      </w:pPr>
      <w:r>
        <w:rPr>
          <w:b w:val="1"/>
          <w:bCs w:val="1"/>
          <w:rtl w:val="0"/>
        </w:rPr>
        <w:t xml:space="preserve">AC7.1.3 - State purchase occurs outside RuMampu</w:t>
      </w:r>
      <w:r>
        <w:rPr>
          <w:rtl w:val="0"/>
        </w:rPr>
      </w:r>
    </w:p>
    <w:p w:rsidR="00000000" w:rsidDel="00000000" w:rsidP="00000000" w:rsidRDefault="00000000" w:rsidRPr="00000000" w14:paraId="000001CC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mode-switch screen is displayed,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read its explanatory text,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states that the purchase itself happens outside RuMampu.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second sentence of the same line covers this AC; no separate component.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2">
        <w:r>
          <w:rPr>
            <w:color w:val="1155CC"/>
            <w:u w:val="single"/>
            <w:rtl w:val="0"/>
          </w:rPr>
          <w:t xml:space="preserve">RM v2 / 26 Switch mode (preview)</w:t>
        </w:r>
      </w:hyperlink>
    </w:p>
    <w:p w:rsidR="00000000" w:rsidDel="00000000" w:rsidP="00000000" w:rsidRDefault="00000000" w:rsidRPr="00000000" w14:paraId="000001CD">
      <w:pPr>
        <w:rPr/>
      </w:pPr>
      <w:r>
        <w:rPr>
          <w:b w:val="1"/>
          <w:bCs w:val="1"/>
          <w:rtl w:val="0"/>
        </w:rPr>
        <w:t xml:space="preserve">AC7.1.4 - Provide purchase confirmation action</w:t>
      </w:r>
      <w:r>
        <w:rPr>
          <w:rtl w:val="0"/>
        </w:rPr>
      </w:r>
    </w:p>
    <w:p w:rsidR="00000000" w:rsidDel="00000000" w:rsidP="00000000" w:rsidRDefault="00000000" w:rsidRPr="00000000" w14:paraId="000001CE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bought the home,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Switch mode,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select I've bought the home.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Primary button 'I've bought the home' (full-width brand #4A9195).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sets the bought flag for the session; the button stays (idempotent), options appear beneath.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2">
        <w:r>
          <w:rPr>
            <w:color w:val="1155CC"/>
            <w:u w:val="single"/>
            <w:rtl w:val="0"/>
          </w:rPr>
          <w:t xml:space="preserve">RM v2 / 26 Switch mode (preview)</w:t>
        </w:r>
      </w:hyperlink>
    </w:p>
    <w:p w:rsidR="00000000" w:rsidDel="00000000" w:rsidP="00000000" w:rsidRDefault="00000000" w:rsidRPr="00000000" w14:paraId="000001CF">
      <w:pPr>
        <w:rPr/>
      </w:pPr>
      <w:r>
        <w:rPr>
          <w:b w:val="1"/>
          <w:bCs w:val="1"/>
          <w:rtl w:val="0"/>
        </w:rPr>
        <w:t xml:space="preserve">AC7.1.5 - Show post-purchase options after switching</w:t>
      </w:r>
      <w:r>
        <w:rPr>
          <w:rtl w:val="0"/>
        </w:rPr>
      </w:r>
    </w:p>
    <w:p w:rsidR="00000000" w:rsidDel="00000000" w:rsidP="00000000" w:rsidRDefault="00000000" w:rsidRPr="00000000" w14:paraId="000001D0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selected that I bought the home,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post-purchase mode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 can access This month and Earlier test vs what happened.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after confirming, two Quiet rows appear: calendar icon + 'This month' → route 'pv_month', and swap icon + 'Earlier test vs what happened' → route 'pv_compare'.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2">
        <w:r>
          <w:rPr>
            <w:color w:val="1155CC"/>
            <w:u w:val="single"/>
            <w:rtl w:val="0"/>
          </w:rPr>
          <w:t xml:space="preserve">RM v2 / 26 Switch mode (preview)</w:t>
        </w:r>
      </w:hyperlink>
    </w:p>
    <w:p w:rsidR="00000000" w:rsidDel="00000000" w:rsidP="00000000" w:rsidRDefault="00000000" w:rsidRPr="00000000" w14:paraId="000001D1">
      <w:pPr>
        <w:pStyle w:val="Heading2"/>
        <w:rPr/>
      </w:pPr>
      <w:r>
        <w:rPr>
          <w:rtl w:val="0"/>
        </w:rPr>
        <w:t xml:space="preserve">US7.2 - Monitor actual income against actual home costs</w:t>
      </w:r>
    </w:p>
    <w:p w:rsidR="00000000" w:rsidDel="00000000" w:rsidP="00000000" w:rsidRDefault="00000000" w:rsidRPr="00000000" w14:paraId="000001D2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homeowner, I want to compare actual income with actual home costs for the month so that I can see whether the month left me with cash or resulted in a shortfall.</w:t>
      </w:r>
    </w:p>
    <w:p w:rsidR="00000000" w:rsidDel="00000000" w:rsidP="00000000" w:rsidRDefault="00000000" w:rsidRPr="00000000" w14:paraId="000001D3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This month - Iteration 3 preview</w:t>
      </w:r>
    </w:p>
    <w:p w:rsidR="00000000" w:rsidDel="00000000" w:rsidP="00000000" w:rsidRDefault="00000000" w:rsidRPr="00000000" w14:paraId="000001D4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D5">
      <w:pPr>
        <w:rPr/>
      </w:pPr>
      <w:r>
        <w:rPr>
          <w:b w:val="1"/>
          <w:bCs w:val="1"/>
          <w:rtl w:val="0"/>
        </w:rPr>
        <w:t xml:space="preserve">AC7.2.1 - Display actual income</w:t>
      </w:r>
      <w:r>
        <w:rPr>
          <w:rtl w:val="0"/>
        </w:rPr>
      </w:r>
    </w:p>
    <w:p w:rsidR="00000000" w:rsidDel="00000000" w:rsidP="00000000" w:rsidRDefault="00000000" w:rsidRPr="00000000" w14:paraId="000001D6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using the post-purchase preview,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open This month,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actual income for the displayed month is shown.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This month; route 'pv_month'; Figma frame RM v2 / P2 This month; caution Badge 'Iteration 3 preview' at top.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key-value Row 'Actual income in' (mock: latest month RM 1,320).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3">
        <w:r>
          <w:rPr>
            <w:color w:val="1155CC"/>
            <w:u w:val="single"/>
            <w:rtl w:val="0"/>
          </w:rPr>
          <w:t xml:space="preserve">RM v2 / 27 This month (preview)</w:t>
        </w:r>
      </w:hyperlink>
    </w:p>
    <w:p w:rsidR="00000000" w:rsidDel="00000000" w:rsidP="00000000" w:rsidRDefault="00000000" w:rsidRPr="00000000" w14:paraId="000001D7">
      <w:pPr>
        <w:rPr/>
      </w:pPr>
      <w:r>
        <w:rPr>
          <w:b w:val="1"/>
          <w:bCs w:val="1"/>
          <w:rtl w:val="0"/>
        </w:rPr>
        <w:t xml:space="preserve">AC7.2.2 - Identify actual income as user data</w:t>
      </w:r>
      <w:r>
        <w:rPr>
          <w:rtl w:val="0"/>
        </w:rPr>
      </w:r>
    </w:p>
    <w:p w:rsidR="00000000" w:rsidDel="00000000" w:rsidP="00000000" w:rsidRDefault="00000000" w:rsidRPr="00000000" w14:paraId="000001D8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actual income represents recorded post-purchase information,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it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it is identified as user data.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income figure carries ● YOUR DATA — post-purchase actuals are entered data, not calculations.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3">
        <w:r>
          <w:rPr>
            <w:color w:val="1155CC"/>
            <w:u w:val="single"/>
            <w:rtl w:val="0"/>
          </w:rPr>
          <w:t xml:space="preserve">RM v2 / 27 This month (preview)</w:t>
        </w:r>
      </w:hyperlink>
    </w:p>
    <w:p w:rsidR="00000000" w:rsidDel="00000000" w:rsidP="00000000" w:rsidRDefault="00000000" w:rsidRPr="00000000" w14:paraId="000001D9">
      <w:pPr>
        <w:rPr/>
      </w:pPr>
      <w:r>
        <w:rPr>
          <w:b w:val="1"/>
          <w:bCs w:val="1"/>
          <w:rtl w:val="0"/>
        </w:rPr>
        <w:t xml:space="preserve">AC7.2.3 - Display actual home costs</w:t>
      </w:r>
      <w:r>
        <w:rPr>
          <w:rtl w:val="0"/>
        </w:rPr>
      </w:r>
    </w:p>
    <w:p w:rsidR="00000000" w:rsidDel="00000000" w:rsidP="00000000" w:rsidRDefault="00000000" w:rsidRPr="00000000" w14:paraId="000001DA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reviewing the displayed month,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page is shown,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actual home costs for that month are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key-value Row 'Actual home costs out' + ● YOUR DATA (mock RM 1,380).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3">
        <w:r>
          <w:rPr>
            <w:color w:val="1155CC"/>
            <w:u w:val="single"/>
            <w:rtl w:val="0"/>
          </w:rPr>
          <w:t xml:space="preserve">RM v2 / 27 This month (preview)</w:t>
        </w:r>
      </w:hyperlink>
    </w:p>
    <w:p w:rsidR="00000000" w:rsidDel="00000000" w:rsidP="00000000" w:rsidRDefault="00000000" w:rsidRPr="00000000" w14:paraId="000001D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AC7.2.4 - Display monthly cash position</w:t>
      </w:r>
    </w:p>
    <w:p w:rsidR="00000000" w:rsidDel="00000000" w:rsidP="00000000" w:rsidRDefault="00000000" w:rsidRPr="00000000" w14:paraId="000001DC">
      <w:pPr>
        <w:ind w:left="72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actual income and actual home costs are displayed for the month,</w:t>
      </w:r>
    </w:p>
    <w:p w:rsidR="00000000" w:rsidDel="00000000" w:rsidP="00000000" w:rsidRDefault="00000000" w:rsidRPr="00000000" w14:paraId="000001DD">
      <w:pPr>
        <w:ind w:left="720" w:firstLine="0"/>
        <w:rPr/>
      </w:pP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RuMampu compares the two amounts</w:t>
      </w:r>
    </w:p>
    <w:p w:rsidR="00000000" w:rsidDel="00000000" w:rsidP="00000000" w:rsidRDefault="00000000" w:rsidRPr="00000000" w14:paraId="000001DE">
      <w:pPr>
        <w:ind w:left="720" w:firstLine="0"/>
        <w:rPr/>
      </w:pP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interface displays the resulting monthly cash position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page lead (above the two rows) is the position figure in Space Grotesk Bold 34 with a caption beneath: 'Cash left' when income ≥ costs, else 'Short by' (mock month: −RM 60 → 'Short by'); ● YOUR DATA.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below, a small Waterline of all recorded post-purchase months (mock 5: Aug +180, Sep short 140, Oct +260, Nov +90, Dec short 60) against the actual-cost line with pill label; short-month gap segments in #F1592A; provenance ● YOUR DATA (actuals, not a simulation).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3">
        <w:r>
          <w:rPr>
            <w:color w:val="1155CC"/>
            <w:u w:val="single"/>
            <w:rtl w:val="0"/>
          </w:rPr>
          <w:t xml:space="preserve">RM v2 / 27 This month (preview)</w:t>
        </w:r>
      </w:hyperlink>
    </w:p>
    <w:p w:rsidR="00000000" w:rsidDel="00000000" w:rsidP="00000000" w:rsidRDefault="00000000" w:rsidRPr="00000000" w14:paraId="000001DF">
      <w:pPr>
        <w:rPr/>
      </w:pPr>
      <w:r>
        <w:rPr>
          <w:b w:val="1"/>
          <w:bCs w:val="1"/>
          <w:rtl w:val="0"/>
        </w:rPr>
        <w:t xml:space="preserve">AC7.2.5 - Show negative monthly position</w:t>
      </w:r>
      <w:r>
        <w:rPr>
          <w:rtl w:val="0"/>
        </w:rPr>
      </w:r>
    </w:p>
    <w:p w:rsidR="00000000" w:rsidDel="00000000" w:rsidP="00000000" w:rsidRDefault="00000000" w:rsidRPr="00000000" w14:paraId="000001E0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actual home costs exceed actual income,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RuMampu displays the monthly result,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interface shows Short by.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negative months use a true minus sign (U+2212) before the RM amount and the 'Short by' caption; the figure itself stays ink — geometry and wording carry the outcome, #F1592A appears only inside the chart gaps.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3">
        <w:r>
          <w:rPr>
            <w:color w:val="1155CC"/>
            <w:u w:val="single"/>
            <w:rtl w:val="0"/>
          </w:rPr>
          <w:t xml:space="preserve">RM v2 / 27 This month (preview)</w:t>
        </w:r>
      </w:hyperlink>
    </w:p>
    <w:p w:rsidR="00000000" w:rsidDel="00000000" w:rsidP="00000000" w:rsidRDefault="00000000" w:rsidRPr="00000000" w14:paraId="000001E1">
      <w:pPr>
        <w:pStyle w:val="Heading2"/>
        <w:rPr/>
      </w:pPr>
      <w:r>
        <w:rPr>
          <w:rtl w:val="0"/>
        </w:rPr>
        <w:t xml:space="preserve">US7.3 - Compare the earlier test with actual homeownership results</w:t>
      </w:r>
    </w:p>
    <w:p w:rsidR="00000000" w:rsidDel="00000000" w:rsidP="00000000" w:rsidRDefault="00000000" w:rsidRPr="00000000" w14:paraId="000001E2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homeowner, I want to compare my earlier RuMampu stress test with what actually happened after buying so that I can understand how the test compared with my real experience.</w:t>
      </w:r>
    </w:p>
    <w:p w:rsidR="00000000" w:rsidDel="00000000" w:rsidP="00000000" w:rsidRDefault="00000000" w:rsidRPr="00000000" w14:paraId="000001E3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Earlier test vs what happened - Iteration 3 preview</w:t>
      </w:r>
    </w:p>
    <w:p w:rsidR="00000000" w:rsidDel="00000000" w:rsidP="00000000" w:rsidRDefault="00000000" w:rsidRPr="00000000" w14:paraId="000001E4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E5">
      <w:pPr>
        <w:rPr/>
      </w:pPr>
      <w:r>
        <w:rPr>
          <w:b w:val="1"/>
          <w:bCs w:val="1"/>
          <w:rtl w:val="0"/>
        </w:rPr>
        <w:t xml:space="preserve">AC7.3.1 - Display earlier-test short-month count</w:t>
      </w:r>
      <w:r>
        <w:rPr>
          <w:rtl w:val="0"/>
        </w:rPr>
      </w:r>
    </w:p>
    <w:p w:rsidR="00000000" w:rsidDel="00000000" w:rsidP="00000000" w:rsidRDefault="00000000" w:rsidRPr="00000000" w14:paraId="000001E6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an earlier test exists,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open Earlier test vs what happened,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the number of short months identified by that earlier test.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Earlier test vs what happened; route 'pv_compare'; Figma frame RM v2 / P3; caution Badge 'Iteration 3 preview' at top.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UI/Copy: </w:t>
      </w:r>
      <w:r>
        <w:rPr>
          <w:rtl w:val="0"/>
        </w:rPr>
        <w:t xml:space="preserve">first headline (Space Grotesk Bold 20): 'Your earlier test: 2 short months out of 6 recorded.' with ▸ CALCULATED beneath.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4">
        <w:r>
          <w:rPr>
            <w:color w:val="1155CC"/>
            <w:u w:val="single"/>
            <w:rtl w:val="0"/>
          </w:rPr>
          <w:t xml:space="preserve">RM v2 / 28 Earlier test vs what happened (preview)</w:t>
        </w:r>
      </w:hyperlink>
    </w:p>
    <w:p w:rsidR="00000000" w:rsidDel="00000000" w:rsidP="00000000" w:rsidRDefault="00000000" w:rsidRPr="00000000" w14:paraId="000001E7">
      <w:pPr>
        <w:rPr/>
      </w:pPr>
      <w:r>
        <w:rPr>
          <w:b w:val="1"/>
          <w:bCs w:val="1"/>
          <w:rtl w:val="0"/>
        </w:rPr>
        <w:t xml:space="preserve">AC7.3.2 - Display actual post-purchase short-month count</w:t>
      </w:r>
      <w:r>
        <w:rPr>
          <w:rtl w:val="0"/>
        </w:rPr>
      </w:r>
    </w:p>
    <w:p w:rsidR="00000000" w:rsidDel="00000000" w:rsidP="00000000" w:rsidRDefault="00000000" w:rsidRPr="00000000" w14:paraId="000001E8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post-purchase monthly information is available,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comparison,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how many of the post-purchase months have actually run short.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UI/Copy: </w:t>
      </w:r>
      <w:r>
        <w:rPr>
          <w:rtl w:val="0"/>
        </w:rPr>
        <w:t xml:space="preserve">second headline: 'Since buying: 2 of your first 5 months have run short.' with ● YOUR DATA beneath (mock counts from the after-purchase months).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4">
        <w:r>
          <w:rPr>
            <w:color w:val="1155CC"/>
            <w:u w:val="single"/>
            <w:rtl w:val="0"/>
          </w:rPr>
          <w:t xml:space="preserve">RM v2 / 28 Earlier test vs what happened (preview)</w:t>
        </w:r>
      </w:hyperlink>
    </w:p>
    <w:p w:rsidR="00000000" w:rsidDel="00000000" w:rsidP="00000000" w:rsidRDefault="00000000" w:rsidRPr="00000000" w14:paraId="000001E9">
      <w:pPr>
        <w:rPr/>
      </w:pPr>
      <w:r>
        <w:rPr>
          <w:b w:val="1"/>
          <w:bCs w:val="1"/>
          <w:rtl w:val="0"/>
        </w:rPr>
        <w:t xml:space="preserve">AC7.3.3 - Keep test and actual results distinct</w:t>
      </w:r>
      <w:r>
        <w:rPr>
          <w:rtl w:val="0"/>
        </w:rPr>
      </w:r>
    </w:p>
    <w:p w:rsidR="00000000" w:rsidDel="00000000" w:rsidP="00000000" w:rsidRDefault="00000000" w:rsidRPr="00000000" w14:paraId="000001EA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both results appear on the same screen,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read them,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earlier calculated test result and the post-purchase user-data result are visually distinguished.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Rule: </w:t>
      </w:r>
      <w:r>
        <w:rPr>
          <w:rtl w:val="0"/>
        </w:rPr>
        <w:t xml:space="preserve">the distinction is carried by the provenance marks (▸ vs ●) plus the sentence framing ('earlier test' vs 'since buying'); the two headlines are separated by a divider from the explanatory text — no colour coding of better/worse.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4">
        <w:r>
          <w:rPr>
            <w:color w:val="1155CC"/>
            <w:u w:val="single"/>
            <w:rtl w:val="0"/>
          </w:rPr>
          <w:t xml:space="preserve">RM v2 / 28 Earlier test vs what happened (preview)</w:t>
        </w:r>
      </w:hyperlink>
    </w:p>
    <w:p w:rsidR="00000000" w:rsidDel="00000000" w:rsidP="00000000" w:rsidRDefault="00000000" w:rsidRPr="00000000" w14:paraId="000001EB">
      <w:pPr>
        <w:rPr/>
      </w:pPr>
      <w:r>
        <w:rPr>
          <w:b w:val="1"/>
          <w:bCs w:val="1"/>
          <w:rtl w:val="0"/>
        </w:rPr>
        <w:t xml:space="preserve">AC7.3.4 - Explain missing historical coverage where applicable</w:t>
      </w:r>
      <w:r>
        <w:rPr>
          <w:rtl w:val="0"/>
        </w:rPr>
      </w:r>
    </w:p>
    <w:p w:rsidR="00000000" w:rsidDel="00000000" w:rsidP="00000000" w:rsidRDefault="00000000" w:rsidRPr="00000000" w14:paraId="000001EC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open Earlier test vs what happened,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comparison context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can explain that a period experienced after buying was not included in the recorded history.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muted line after the divider: 'The earlier record had no year-end month in it. Two arrived after buying.' — names the coverage gap concretely instead of a generic disclaimer.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4">
        <w:r>
          <w:rPr>
            <w:color w:val="1155CC"/>
            <w:u w:val="single"/>
            <w:rtl w:val="0"/>
          </w:rPr>
          <w:t xml:space="preserve">RM v2 / 28 Earlier test vs what happened (preview)</w:t>
        </w:r>
      </w:hyperlink>
    </w:p>
    <w:p w:rsidR="00000000" w:rsidDel="00000000" w:rsidP="00000000" w:rsidRDefault="00000000" w:rsidRPr="00000000" w14:paraId="000001ED">
      <w:pPr>
        <w:rPr/>
      </w:pPr>
      <w:r>
        <w:rPr>
          <w:b w:val="1"/>
          <w:bCs w:val="1"/>
          <w:rtl w:val="0"/>
        </w:rPr>
        <w:t xml:space="preserve">AC7.3.5 - Encourage continued recording</w:t>
      </w:r>
      <w:r>
        <w:rPr>
          <w:rtl w:val="0"/>
        </w:rPr>
      </w:r>
    </w:p>
    <w:p w:rsidR="00000000" w:rsidDel="00000000" w:rsidP="00000000" w:rsidRDefault="00000000" w:rsidRPr="00000000" w14:paraId="000001EE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user has entered post-purchase information,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the comparison screen is displayed,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interface communicates that continued recording allows the same record to keep being used.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closing line: 'Keep recording after buying. The same record keeps working.' (15px ink).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4">
        <w:r>
          <w:rPr>
            <w:color w:val="1155CC"/>
            <w:u w:val="single"/>
            <w:rtl w:val="0"/>
          </w:rPr>
          <w:t xml:space="preserve">RM v2 / 28 Earlier test vs what happened (preview)</w:t>
        </w:r>
      </w:hyperlink>
    </w:p>
    <w:p w:rsidR="00000000" w:rsidDel="00000000" w:rsidP="00000000" w:rsidRDefault="00000000" w:rsidRPr="00000000" w14:paraId="000001EF">
      <w:pPr>
        <w:pStyle w:val="Heading1"/>
        <w:rPr/>
      </w:pPr>
      <w:r>
        <w:rPr>
          <w:rtl w:val="0"/>
        </w:rPr>
        <w:t xml:space="preserve">Epic 8 - Privacy, Accounts &amp; Saved History</w:t>
      </w:r>
    </w:p>
    <w:p w:rsidR="00000000" w:rsidDel="00000000" w:rsidP="00000000" w:rsidRDefault="00000000" w:rsidRPr="00000000" w14:paraId="000001F0">
      <w:pPr>
        <w:rPr/>
      </w:pPr>
      <w:r>
        <w:rPr>
          <w:b w:val="1"/>
          <w:bCs w:val="1"/>
          <w:rtl w:val="0"/>
        </w:rPr>
        <w:t xml:space="preserve">Scope note: </w:t>
      </w:r>
      <w:r>
        <w:rPr>
          <w:rtl w:val="0"/>
        </w:rPr>
        <w:t xml:space="preserve">The current prototype only supports the record and kept-test portion of this epic. It does not visibly contain account creation, login, privacy controls, cloud sync, or permanent cross-session storage.</w:t>
      </w:r>
    </w:p>
    <w:p w:rsidR="00000000" w:rsidDel="00000000" w:rsidP="00000000" w:rsidRDefault="00000000" w:rsidRPr="00000000" w14:paraId="000001F1">
      <w:pPr>
        <w:pStyle w:val="Heading2"/>
        <w:rPr/>
      </w:pPr>
      <w:r>
        <w:rPr>
          <w:rtl w:val="0"/>
        </w:rPr>
        <w:t xml:space="preserve">US8.1 - Review my current RuMampu record</w:t>
      </w:r>
    </w:p>
    <w:p w:rsidR="00000000" w:rsidDel="00000000" w:rsidP="00000000" w:rsidRDefault="00000000" w:rsidRPr="00000000" w14:paraId="000001F2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to see how much financial information is currently in my RuMampu record so that I know what the application's results are based on.</w:t>
      </w:r>
    </w:p>
    <w:p w:rsidR="00000000" w:rsidDel="00000000" w:rsidP="00000000" w:rsidRDefault="00000000" w:rsidRPr="00000000" w14:paraId="000001F3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Your record</w:t>
      </w:r>
    </w:p>
    <w:p w:rsidR="00000000" w:rsidDel="00000000" w:rsidP="00000000" w:rsidRDefault="00000000" w:rsidRPr="00000000" w14:paraId="000001F4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F5">
      <w:pPr>
        <w:rPr/>
      </w:pPr>
      <w:r>
        <w:rPr>
          <w:b w:val="1"/>
          <w:bCs w:val="1"/>
          <w:rtl w:val="0"/>
        </w:rPr>
        <w:t xml:space="preserve">AC8.1.1 - Display recorded month count</w:t>
      </w:r>
      <w:r>
        <w:rPr>
          <w:rtl w:val="0"/>
        </w:rPr>
      </w:r>
    </w:p>
    <w:p w:rsidR="00000000" w:rsidDel="00000000" w:rsidP="00000000" w:rsidRDefault="00000000" w:rsidRPr="00000000" w14:paraId="000001F6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financial entries in RuMampu,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open Your record,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number of recorded months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Screen: </w:t>
      </w:r>
      <w:r>
        <w:rPr>
          <w:rtl w:val="0"/>
        </w:rPr>
        <w:t xml:space="preserve">Your record; route 'record'; reached from the Money hub; Figma frame RM v2 / 18 Your record.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page lead '6 months recorded' as a large figure (Space Grotesk Bold 24) + ● YOUR DATA; the count is computed from the record span, never hardcoded.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5">
        <w:r>
          <w:rPr>
            <w:color w:val="1155CC"/>
            <w:u w:val="single"/>
            <w:rtl w:val="0"/>
          </w:rPr>
          <w:t xml:space="preserve">RM v2 / 14 Your record</w:t>
        </w:r>
      </w:hyperlink>
    </w:p>
    <w:p w:rsidR="00000000" w:rsidDel="00000000" w:rsidP="00000000" w:rsidRDefault="00000000" w:rsidRPr="00000000" w14:paraId="000001F7">
      <w:pPr>
        <w:rPr/>
      </w:pPr>
      <w:r>
        <w:rPr>
          <w:b w:val="1"/>
          <w:bCs w:val="1"/>
          <w:rtl w:val="0"/>
        </w:rPr>
        <w:t xml:space="preserve">AC8.1.2 - Display entry count</w:t>
      </w:r>
      <w:r>
        <w:rPr>
          <w:rtl w:val="0"/>
        </w:rPr>
      </w:r>
    </w:p>
    <w:p w:rsidR="00000000" w:rsidDel="00000000" w:rsidP="00000000" w:rsidRDefault="00000000" w:rsidRPr="00000000" w14:paraId="000001F8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financial entries exist,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Your record,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number of individual entries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UI/Copy: </w:t>
      </w:r>
      <w:r>
        <w:rPr>
          <w:rtl w:val="0"/>
        </w:rPr>
        <w:t xml:space="preserve">subline (13px ink64): '{e} entries, latest {d}' — mock: '36 entries, latest 24 Jul'. Entry count = income entries in the record.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5">
        <w:r>
          <w:rPr>
            <w:color w:val="1155CC"/>
            <w:u w:val="single"/>
            <w:rtl w:val="0"/>
          </w:rPr>
          <w:t xml:space="preserve">RM v2 / 14 Your record</w:t>
        </w:r>
      </w:hyperlink>
    </w:p>
    <w:p w:rsidR="00000000" w:rsidDel="00000000" w:rsidP="00000000" w:rsidRDefault="00000000" w:rsidRPr="00000000" w14:paraId="000001F9">
      <w:pPr>
        <w:rPr/>
      </w:pPr>
      <w:r>
        <w:rPr>
          <w:b w:val="1"/>
          <w:bCs w:val="1"/>
          <w:rtl w:val="0"/>
        </w:rPr>
        <w:t xml:space="preserve">AC8.1.3 - Display latest entry date</w:t>
      </w:r>
      <w:r>
        <w:rPr>
          <w:rtl w:val="0"/>
        </w:rPr>
      </w:r>
    </w:p>
    <w:p w:rsidR="00000000" w:rsidDel="00000000" w:rsidP="00000000" w:rsidRDefault="00000000" w:rsidRPr="00000000" w14:paraId="000001FA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one or more entries exist,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Your record,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latest recorded entry date is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latest entry date is the second half of the same subline, formatted day + short month from the newest entry's date.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5">
        <w:r>
          <w:rPr>
            <w:color w:val="1155CC"/>
            <w:u w:val="single"/>
            <w:rtl w:val="0"/>
          </w:rPr>
          <w:t xml:space="preserve">RM v2 / 14 Your record</w:t>
        </w:r>
      </w:hyperlink>
    </w:p>
    <w:p w:rsidR="00000000" w:rsidDel="00000000" w:rsidP="00000000" w:rsidRDefault="00000000" w:rsidRPr="00000000" w14:paraId="000001FB">
      <w:pPr>
        <w:rPr/>
      </w:pPr>
      <w:r>
        <w:rPr>
          <w:b w:val="1"/>
          <w:bCs w:val="1"/>
          <w:rtl w:val="0"/>
        </w:rPr>
        <w:t xml:space="preserve">AC8.1.4 - Explain that new entries update other screens</w:t>
      </w:r>
      <w:r>
        <w:rPr>
          <w:rtl w:val="0"/>
        </w:rPr>
      </w:r>
    </w:p>
    <w:p w:rsidR="00000000" w:rsidDel="00000000" w:rsidP="00000000" w:rsidRDefault="00000000" w:rsidRPr="00000000" w14:paraId="000001FC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viewing the current record,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read the explanatory text,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states that screens update as information is added.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'Every screen updates as you add. In this preview, the record lives only in this session.' — first sentence covers this AC.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5">
        <w:r>
          <w:rPr>
            <w:color w:val="1155CC"/>
            <w:u w:val="single"/>
            <w:rtl w:val="0"/>
          </w:rPr>
          <w:t xml:space="preserve">RM v2 / 14 Your record</w:t>
        </w:r>
      </w:hyperlink>
    </w:p>
    <w:p w:rsidR="00000000" w:rsidDel="00000000" w:rsidP="00000000" w:rsidRDefault="00000000" w:rsidRPr="00000000" w14:paraId="000001FD">
      <w:pPr>
        <w:rPr/>
      </w:pPr>
      <w:r>
        <w:rPr>
          <w:b w:val="1"/>
          <w:bCs w:val="1"/>
          <w:rtl w:val="0"/>
        </w:rPr>
        <w:t xml:space="preserve">AC8.1.5 - State current-session limitation</w:t>
      </w:r>
      <w:r>
        <w:rPr>
          <w:rtl w:val="0"/>
        </w:rPr>
      </w:r>
    </w:p>
    <w:p w:rsidR="00000000" w:rsidDel="00000000" w:rsidP="00000000" w:rsidRDefault="00000000" w:rsidRPr="00000000" w14:paraId="000001FE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using this prototype version,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Your record,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explicitly states that the record lives only in the current session.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second sentence of the same line states the session-only limitation explicitly. Rule: the prototype has NO storage (no localStorage/cookies) — do not add copy implying sync or accounts.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5">
        <w:r>
          <w:rPr>
            <w:color w:val="1155CC"/>
            <w:u w:val="single"/>
            <w:rtl w:val="0"/>
          </w:rPr>
          <w:t xml:space="preserve">RM v2 / 14 Your record</w:t>
        </w:r>
      </w:hyperlink>
    </w:p>
    <w:p w:rsidR="00000000" w:rsidDel="00000000" w:rsidP="00000000" w:rsidRDefault="00000000" w:rsidRPr="00000000" w14:paraId="000001FF">
      <w:pPr>
        <w:pStyle w:val="Heading2"/>
        <w:rPr/>
      </w:pPr>
      <w:r>
        <w:rPr>
          <w:rtl w:val="0"/>
        </w:rPr>
        <w:t xml:space="preserve">US8.2 - Keep a housing test in the current record</w:t>
      </w:r>
    </w:p>
    <w:p w:rsidR="00000000" w:rsidDel="00000000" w:rsidP="00000000" w:rsidRDefault="00000000" w:rsidRPr="00000000" w14:paraId="00000200">
      <w:pPr>
        <w:rPr/>
      </w:pPr>
      <w:r>
        <w:rPr>
          <w:b w:val="1"/>
          <w:bCs w:val="1"/>
          <w:rtl w:val="0"/>
        </w:rPr>
        <w:t xml:space="preserve">User Story: </w:t>
      </w:r>
      <w:r>
        <w:rPr>
          <w:rtl w:val="0"/>
        </w:rPr>
        <w:t xml:space="preserve">As a user, I want to keep a completed housing test so that I can review the test again within my current RuMampu session.</w:t>
      </w:r>
    </w:p>
    <w:p w:rsidR="00000000" w:rsidDel="00000000" w:rsidP="00000000" w:rsidRDefault="00000000" w:rsidRPr="00000000" w14:paraId="00000201">
      <w:pPr>
        <w:rPr/>
      </w:pPr>
      <w:r>
        <w:rPr>
          <w:b w:val="1"/>
          <w:bCs w:val="1"/>
          <w:rtl w:val="0"/>
        </w:rPr>
        <w:t xml:space="preserve">Relevant screen(s): </w:t>
      </w:r>
      <w:r>
        <w:rPr>
          <w:rtl w:val="0"/>
        </w:rPr>
        <w:t xml:space="preserve">Result, Your record</w:t>
      </w:r>
    </w:p>
    <w:p w:rsidR="00000000" w:rsidDel="00000000" w:rsidP="00000000" w:rsidRDefault="00000000" w:rsidRPr="00000000" w14:paraId="00000202">
      <w:pPr>
        <w:pStyle w:val="Heading3"/>
        <w:rPr/>
      </w:pPr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203">
      <w:pPr>
        <w:rPr/>
      </w:pPr>
      <w:r>
        <w:rPr>
          <w:b w:val="1"/>
          <w:bCs w:val="1"/>
          <w:rtl w:val="0"/>
        </w:rPr>
        <w:t xml:space="preserve">AC8.2.1 - Provide keep-test action</w:t>
      </w:r>
      <w:r>
        <w:rPr>
          <w:rtl w:val="0"/>
        </w:rPr>
      </w:r>
    </w:p>
    <w:p w:rsidR="00000000" w:rsidDel="00000000" w:rsidP="00000000" w:rsidRDefault="00000000" w:rsidRPr="00000000" w14:paraId="00000204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completed a housing test,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view the Result screen,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a Keep this test action is available.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on Result, below the outcome block: an underlined text link 'Keep this test' (16px ink, brand underline, 44px target).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1">
        <w:r>
          <w:rPr>
            <w:color w:val="1155CC"/>
            <w:u w:val="single"/>
            <w:rtl w:val="0"/>
          </w:rPr>
          <w:t xml:space="preserve">RM v2 / 05 Result</w:t>
        </w:r>
      </w:hyperlink>
    </w:p>
    <w:p w:rsidR="00000000" w:rsidDel="00000000" w:rsidP="00000000" w:rsidRDefault="00000000" w:rsidRPr="00000000" w14:paraId="00000205">
      <w:pPr>
        <w:rPr/>
      </w:pPr>
      <w:r>
        <w:rPr>
          <w:b w:val="1"/>
          <w:bCs w:val="1"/>
          <w:rtl w:val="0"/>
        </w:rPr>
        <w:t xml:space="preserve">AC8.2.2 - Confirm kept status</w:t>
      </w:r>
      <w:r>
        <w:rPr>
          <w:rtl w:val="0"/>
        </w:rPr>
      </w:r>
    </w:p>
    <w:p w:rsidR="00000000" w:rsidDel="00000000" w:rsidP="00000000" w:rsidRDefault="00000000" w:rsidRPr="00000000" w14:paraId="00000206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select Keep this test,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RuMampu accepts the action,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interface can indicate that the test has been kept.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on tap the link swaps to a confirmation 'Kept ✓' (✓ in confirm #32B14A — the saved-only green rule) and a Toast fires; keeping the same test twice is a no-op.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1">
        <w:r>
          <w:rPr>
            <w:color w:val="1155CC"/>
            <w:u w:val="single"/>
            <w:rtl w:val="0"/>
          </w:rPr>
          <w:t xml:space="preserve">RM v2 / 05 Result</w:t>
        </w:r>
      </w:hyperlink>
    </w:p>
    <w:p w:rsidR="00000000" w:rsidDel="00000000" w:rsidP="00000000" w:rsidRDefault="00000000" w:rsidRPr="00000000" w14:paraId="00000207">
      <w:pPr>
        <w:rPr/>
      </w:pPr>
      <w:r>
        <w:rPr>
          <w:b w:val="1"/>
          <w:bCs w:val="1"/>
          <w:rtl w:val="0"/>
        </w:rPr>
        <w:t xml:space="preserve">AC8.2.3 - Display kept tests in Your record</w:t>
      </w:r>
      <w:r>
        <w:rPr>
          <w:rtl w:val="0"/>
        </w:rPr>
      </w:r>
    </w:p>
    <w:p w:rsidR="00000000" w:rsidDel="00000000" w:rsidP="00000000" w:rsidRDefault="00000000" w:rsidRPr="00000000" w14:paraId="00000208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one or more tests have been kept,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open Your record,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a Kept tests section displays those tests.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on Your record, a Card headed 'Kept tests' (13px ink64) lists each kept test as a key-value Row: left 'RM 1,200 · short 2 of 6', right 'Largest gap' + RM figure + ▸ CALCULATED.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5">
        <w:r>
          <w:rPr>
            <w:color w:val="1155CC"/>
            <w:u w:val="single"/>
            <w:rtl w:val="0"/>
          </w:rPr>
          <w:t xml:space="preserve">RM v2 / 14 Your record</w:t>
        </w:r>
      </w:hyperlink>
    </w:p>
    <w:p w:rsidR="00000000" w:rsidDel="00000000" w:rsidP="00000000" w:rsidRDefault="00000000" w:rsidRPr="00000000" w14:paraId="00000209">
      <w:pPr>
        <w:rPr/>
      </w:pPr>
      <w:r>
        <w:rPr>
          <w:b w:val="1"/>
          <w:bCs w:val="1"/>
          <w:rtl w:val="0"/>
        </w:rPr>
        <w:t xml:space="preserve">AC8.2.4 - Handle no kept tests</w:t>
      </w:r>
      <w:r>
        <w:rPr>
          <w:rtl w:val="0"/>
        </w:rPr>
      </w:r>
    </w:p>
    <w:p w:rsidR="00000000" w:rsidDel="00000000" w:rsidP="00000000" w:rsidRDefault="00000000" w:rsidRPr="00000000" w14:paraId="0000020A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not kept any test,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open Your record,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tells me that no test has been kept and directs me to run one from the Test tab.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empty state inside the same card: 'No test kept yet. Run one from the Test tab.' (13px ink64) — instruction included, no illustration.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5">
        <w:r>
          <w:rPr>
            <w:color w:val="1155CC"/>
            <w:u w:val="single"/>
            <w:rtl w:val="0"/>
          </w:rPr>
          <w:t xml:space="preserve">RM v2 / 14 Your record</w:t>
        </w:r>
      </w:hyperlink>
    </w:p>
    <w:p w:rsidR="00000000" w:rsidDel="00000000" w:rsidP="00000000" w:rsidRDefault="00000000" w:rsidRPr="00000000" w14:paraId="0000020B">
      <w:pPr>
        <w:rPr/>
      </w:pPr>
      <w:r>
        <w:rPr>
          <w:b w:val="1"/>
          <w:bCs w:val="1"/>
          <w:rtl w:val="0"/>
        </w:rPr>
        <w:t xml:space="preserve">AC8.2.5 - Do not imply permanent storage</w:t>
      </w:r>
      <w:r>
        <w:rPr>
          <w:rtl w:val="0"/>
        </w:rPr>
      </w:r>
    </w:p>
    <w:p w:rsidR="00000000" w:rsidDel="00000000" w:rsidP="00000000" w:rsidRDefault="00000000" w:rsidRPr="00000000" w14:paraId="0000020C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keep a test in this prototype,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its status is shown in Your record,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interface does not imply that the test is permanently stored beyond the current session.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Copy: </w:t>
      </w:r>
      <w:r>
        <w:rPr>
          <w:rtl w:val="0"/>
        </w:rPr>
        <w:t xml:space="preserve">the page's session-only line (AC8.1.5) governs kept tests too; kept rows carry no cloud/sync iconography and no 'saved' wording beyond the list itself.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5">
        <w:r>
          <w:rPr>
            <w:color w:val="1155CC"/>
            <w:u w:val="single"/>
            <w:rtl w:val="0"/>
          </w:rPr>
          <w:t xml:space="preserve">RM v2 / 14 Your record</w:t>
        </w:r>
      </w:hyperlink>
    </w:p>
    <w:p w:rsidR="00000000" w:rsidDel="00000000" w:rsidP="00000000" w:rsidRDefault="00000000" w:rsidRPr="00000000" w14:paraId="0000020D">
      <w:pPr>
        <w:rPr>
          <w:b w:val="1"/>
          <w:bCs w:val="1"/>
          <w:color w:val="4f81bd"/>
        </w:rPr>
      </w:pPr>
      <w:r>
        <w:rPr>
          <w:b w:val="1"/>
          <w:bCs w:val="1"/>
          <w:color w:val="4f81bd"/>
          <w:rtl w:val="0"/>
        </w:rPr>
        <w:t xml:space="preserve">US8.3 - Select interface language</w:t>
      </w:r>
    </w:p>
    <w:p w:rsidR="00000000" w:rsidDel="00000000" w:rsidP="00000000" w:rsidRDefault="00000000" w:rsidRPr="00000000" w14:paraId="0000020E">
      <w:pPr>
        <w:rPr/>
      </w:pPr>
      <w:r>
        <w:rPr>
          <w:rtl w:val="0"/>
        </w:rPr>
        <w:t xml:space="preserve">User Story: As a user, I want to select my preferred interface language so that I can use RuMampu in the language I am most comfortable with.</w:t>
      </w:r>
    </w:p>
    <w:p w:rsidR="00000000" w:rsidDel="00000000" w:rsidP="00000000" w:rsidRDefault="00000000" w:rsidRPr="00000000" w14:paraId="0000020F">
      <w:pPr>
        <w:rPr/>
      </w:pPr>
      <w:r>
        <w:rPr>
          <w:rtl w:val="0"/>
        </w:rPr>
        <w:t xml:space="preserve">Relevant screen: Language selection</w:t>
      </w:r>
    </w:p>
    <w:p w:rsidR="00000000" w:rsidDel="00000000" w:rsidP="00000000" w:rsidRDefault="00000000" w:rsidRPr="00000000" w14:paraId="00000210">
      <w:pPr>
        <w:rPr/>
      </w:pPr>
      <w:r>
        <w:rPr>
          <w:rtl w:val="0"/>
        </w:rPr>
        <w:t xml:space="preserve">AC8.3.1 - Open language selection</w:t>
      </w:r>
    </w:p>
    <w:p w:rsidR="00000000" w:rsidDel="00000000" w:rsidP="00000000" w:rsidRDefault="00000000" w:rsidRPr="00000000" w14:paraId="00000211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am using RuMampu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the Language control,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available interface-language options are displayed.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every header (onboarding included) carries the language pill — current code + '▾' (e.g. 'EN ▾'), 1.5px ink40 outline, radius 999, 44px target.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tap opens a bottom Sheet titled 'Language' listing English / Bahasa Melayu / 中文 as full-width option rows; current choice shows a brand-coloured ✓.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(the language pill sits in every header; the picker opens as a sheet)</w:t>
      </w:r>
    </w:p>
    <w:p w:rsidR="00000000" w:rsidDel="00000000" w:rsidP="00000000" w:rsidRDefault="00000000" w:rsidRPr="00000000" w14:paraId="00000212">
      <w:pPr>
        <w:ind w:left="0" w:firstLine="0"/>
        <w:rPr/>
      </w:pPr>
      <w:r>
        <w:rPr>
          <w:rtl w:val="0"/>
        </w:rPr>
        <w:t xml:space="preserve">AC8.3.2 - Select an interface language</w:t>
      </w:r>
    </w:p>
    <w:p w:rsidR="00000000" w:rsidDel="00000000" w:rsidP="00000000" w:rsidRDefault="00000000" w:rsidRPr="00000000" w14:paraId="00000213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the language options are displayed,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select one of the available languages,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RuMampu displays the interface using the selected language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selecting a row closes the sheet and re-renders the whole app in that language immediately — every string comes from the STRINGS table (207 keys × en/ms/zh); no page keeps hardcoded copy.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Rule: </w:t>
      </w:r>
      <w:r>
        <w:rPr>
          <w:rtl w:val="0"/>
        </w:rPr>
        <w:t xml:space="preserve">numerals, 'RM', and user-entered names are not translated.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(the language pill sits in every header; the picker opens as a sheet)</w:t>
      </w:r>
    </w:p>
    <w:p w:rsidR="00000000" w:rsidDel="00000000" w:rsidP="00000000" w:rsidRDefault="00000000" w:rsidRPr="00000000" w14:paraId="00000214">
      <w:pPr>
        <w:ind w:left="0" w:firstLine="0"/>
        <w:rPr/>
      </w:pPr>
      <w:r>
        <w:rPr>
          <w:rtl w:val="0"/>
        </w:rPr>
        <w:t xml:space="preserve">AC8.3.3 - Show the selected language</w:t>
      </w:r>
    </w:p>
    <w:p w:rsidR="00000000" w:rsidDel="00000000" w:rsidP="00000000" w:rsidRDefault="00000000" w:rsidRPr="00000000" w14:paraId="00000215">
      <w:pPr>
        <w:ind w:left="360" w:firstLine="0"/>
        <w:rPr/>
      </w:pPr>
      <w:r>
        <w:rPr>
          <w:b w:val="1"/>
          <w:bCs w:val="1"/>
          <w:rtl w:val="0"/>
        </w:rPr>
        <w:t xml:space="preserve">Given </w:t>
      </w:r>
      <w:r>
        <w:rPr>
          <w:rtl w:val="0"/>
        </w:rPr>
        <w:t xml:space="preserve">I have selected an interface language</w:t>
      </w:r>
      <w:r>
        <w:rPr>
          <w:b w:val="1"/>
          <w:bCs w:val="1"/>
          <w:rtl w:val="0"/>
        </w:rPr>
        <w:br w:type="textWrapping"/>
        <w:t xml:space="preserve">When </w:t>
      </w:r>
      <w:r>
        <w:rPr>
          <w:rtl w:val="0"/>
        </w:rPr>
        <w:t xml:space="preserve">I continue using RuMampu</w:t>
      </w:r>
      <w:r>
        <w:rPr>
          <w:b w:val="1"/>
          <w:bCs w:val="1"/>
          <w:rtl w:val="0"/>
        </w:rPr>
        <w:br w:type="textWrapping"/>
        <w:t xml:space="preserve">Then </w:t>
      </w:r>
      <w:r>
        <w:rPr>
          <w:rtl w:val="0"/>
        </w:rPr>
        <w:t xml:space="preserve">the selected language is visibly reflected in the interface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the pill label updates (EN / BM / 中文) and persists across navigation for the session; each language names itself in its own language inside the sheet.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  <w:r>
        <w:rPr>
          <w:rtl w:val="0"/>
        </w:rPr>
        <w:t xml:space="preserve"> (the language pill sits in every header; the picker opens as a sheet)</w:t>
      </w:r>
    </w:p>
    <w:p w:rsidR="00000000" w:rsidDel="00000000" w:rsidP="00000000" w:rsidRDefault="00000000" w:rsidRPr="00000000" w14:paraId="00000216">
      <w:pPr>
        <w:pStyle w:val="Heading1"/>
        <w:rPr/>
      </w:pPr>
      <w:bookmarkStart w:colFirst="0" w:colLast="0" w:name="_heading=h.mq2al0euexot" w:id="5"/>
      <w:bookmarkEnd w:id="5"/>
      <w:r>
        <w:rPr>
          <w:rtl w:val="0"/>
        </w:rPr>
        <w:t xml:space="preserve">US8.4 - Navigate the RuMampu interface</w:t>
      </w:r>
    </w:p>
    <w:p w:rsidR="00000000" w:rsidDel="00000000" w:rsidP="00000000" w:rsidRDefault="00000000" w:rsidRPr="00000000" w14:paraId="00000217">
      <w:pPr>
        <w:rPr/>
      </w:pPr>
      <w:r>
        <w:rPr>
          <w:rtl w:val="0"/>
        </w:rPr>
        <w:t xml:space="preserve">User Story: As a user, I want consistent navigation throughout RuMampu so that I can move between the main areas and return to previous screens easily.</w:t>
        <w:br w:type="textWrapping"/>
        <w:t xml:space="preserve"> Relevant screen(s): Home, Money, Test, Prepare and linked sub-screens</w:t>
      </w:r>
    </w:p>
    <w:p w:rsidR="00000000" w:rsidDel="00000000" w:rsidP="00000000" w:rsidRDefault="00000000" w:rsidRPr="00000000" w14:paraId="00000218">
      <w:pPr>
        <w:pStyle w:val="Heading3"/>
        <w:rPr/>
      </w:pPr>
      <w:bookmarkStart w:colFirst="0" w:colLast="0" w:name="_heading=h.mzf2odl5rua2" w:id="6"/>
      <w:bookmarkEnd w:id="6"/>
      <w:r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219">
      <w:pPr>
        <w:rPr/>
      </w:pPr>
      <w:r>
        <w:rPr>
          <w:rtl w:val="0"/>
        </w:rPr>
        <w:t xml:space="preserve">AC8.4.1 - Display bottom navigation</w:t>
        <w:br w:type="textWrapping"/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I am viewing a main RuMampu screen,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the screen loads,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bottom navigation displays the Home, Money, Test and Prepare options.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TabBar fixed at the frame bottom: 4 items (Home, Money, Test, Prepare), each an Option A ink-stroke icon (22px) above an 11px label; active item = brand #4A9195 icon+label, inactive = ink @64%; 1px ink14 top border; safe-area padding.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6">
        <w:r>
          <w:rPr>
            <w:color w:val="1155CC"/>
            <w:u w:val="single"/>
            <w:rtl w:val="0"/>
          </w:rPr>
          <w:t xml:space="preserve">RM v2 / Tab bar component</w:t>
        </w:r>
      </w:hyperlink>
    </w:p>
    <w:p w:rsidR="00000000" w:rsidDel="00000000" w:rsidP="00000000" w:rsidRDefault="00000000" w:rsidRPr="00000000" w14:paraId="0000021A">
      <w:pPr>
        <w:rPr/>
      </w:pPr>
      <w:r>
        <w:rPr>
          <w:rtl w:val="0"/>
        </w:rPr>
        <w:t xml:space="preserve">AC8.4.2 - Navigate to Home</w:t>
        <w:br w:type="textWrapping"/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the bottom navigation is displayed,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select Home,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RuMampu opens the Home screen.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Home tab → route 'home'; re-tapping the active tab is a no-op (no scroll-reset behaviour is designed).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6">
        <w:r>
          <w:rPr>
            <w:color w:val="1155CC"/>
            <w:u w:val="single"/>
            <w:rtl w:val="0"/>
          </w:rPr>
          <w:t xml:space="preserve">RM v2 / Tab bar component</w:t>
        </w:r>
      </w:hyperlink>
    </w:p>
    <w:p w:rsidR="00000000" w:rsidDel="00000000" w:rsidP="00000000" w:rsidRDefault="00000000" w:rsidRPr="00000000" w14:paraId="0000021B">
      <w:pPr>
        <w:rPr/>
      </w:pPr>
      <w:r>
        <w:rPr>
          <w:rtl w:val="0"/>
        </w:rPr>
        <w:t xml:space="preserve">AC8.4.3 - Navigate to Money</w:t>
        <w:br w:type="textWrapping"/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the bottom navigation is displayed,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select Money,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RuMampu opens the Money area.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Money tab → the Money hub (section rows: Income, Work costs, Commitments, Income pattern, Coverage check, Daily expenses, Your record + the two donut charts).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6">
        <w:r>
          <w:rPr>
            <w:color w:val="1155CC"/>
            <w:u w:val="single"/>
            <w:rtl w:val="0"/>
          </w:rPr>
          <w:t xml:space="preserve">RM v2 / Tab bar component</w:t>
        </w:r>
      </w:hyperlink>
    </w:p>
    <w:p w:rsidR="00000000" w:rsidDel="00000000" w:rsidP="00000000" w:rsidRDefault="00000000" w:rsidRPr="00000000" w14:paraId="0000021C">
      <w:pPr>
        <w:rPr/>
      </w:pPr>
      <w:r>
        <w:rPr>
          <w:rtl w:val="0"/>
        </w:rPr>
        <w:t xml:space="preserve">AC8.4.4 - Navigate to Test</w:t>
        <w:br w:type="textWrapping"/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the bottom navigation is displayed,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select Test,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RuMampu opens the housing-test area.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Test tab → The house (or straight to Result when a test already ran this session; Pre-housing check intercepts only when the pre-housing month is already short).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6">
        <w:r>
          <w:rPr>
            <w:color w:val="1155CC"/>
            <w:u w:val="single"/>
            <w:rtl w:val="0"/>
          </w:rPr>
          <w:t xml:space="preserve">RM v2 / Tab bar component</w:t>
        </w:r>
      </w:hyperlink>
    </w:p>
    <w:p w:rsidR="00000000" w:rsidDel="00000000" w:rsidP="00000000" w:rsidRDefault="00000000" w:rsidRPr="00000000" w14:paraId="0000021D">
      <w:pPr>
        <w:rPr/>
      </w:pPr>
      <w:r>
        <w:rPr>
          <w:rtl w:val="0"/>
        </w:rPr>
        <w:t xml:space="preserve">AC8.4.5 - Navigate to Prepare</w:t>
        <w:br w:type="textWrapping"/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the bottom navigation is displayed,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select Prepare,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RuMampu opens the Homeownership Preparation area.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Prepare tab → the Prepare hub (US5.1).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6">
        <w:r>
          <w:rPr>
            <w:color w:val="1155CC"/>
            <w:u w:val="single"/>
            <w:rtl w:val="0"/>
          </w:rPr>
          <w:t xml:space="preserve">RM v2 / Tab bar component</w:t>
        </w:r>
      </w:hyperlink>
    </w:p>
    <w:p w:rsidR="00000000" w:rsidDel="00000000" w:rsidP="00000000" w:rsidRDefault="00000000" w:rsidRPr="00000000" w14:paraId="0000021E">
      <w:pPr>
        <w:spacing w:after="240" w:before="240" w:lineRule="auto"/>
        <w:rPr/>
      </w:pPr>
      <w:r>
        <w:rPr>
          <w:rtl w:val="0"/>
        </w:rPr>
        <w:t xml:space="preserve">AC8.4.6 - Return to the previous screen</w:t>
        <w:br w:type="textWrapping"/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I have navigated from one RuMampu screen to another,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select Back,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RuMampu returns me to the previous screen.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every sub-screen header has a back chevron '‹' (44px target) on the left of the title.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Behaviour: </w:t>
      </w:r>
      <w:r>
        <w:rPr>
          <w:rtl w:val="0"/>
        </w:rPr>
        <w:t xml:space="preserve">back returns to the screen's parent (sub-screens map to their owning tab); tab switches always land on the tab's root. The TabBar stays visible on sub-screens.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6">
        <w:r>
          <w:rPr>
            <w:color w:val="1155CC"/>
            <w:u w:val="single"/>
            <w:rtl w:val="0"/>
          </w:rPr>
          <w:t xml:space="preserve">RM v2 / Tab bar component</w:t>
        </w:r>
      </w:hyperlink>
    </w:p>
    <w:p w:rsidR="00000000" w:rsidDel="00000000" w:rsidP="00000000" w:rsidRDefault="00000000" w:rsidRPr="00000000" w14:paraId="0000021F">
      <w:pPr>
        <w:pStyle w:val="Heading1"/>
        <w:rPr/>
      </w:pPr>
      <w:bookmarkStart w:colFirst="0" w:colLast="0" w:name="_heading=h.o71jocmzyeyi" w:id="7"/>
      <w:bookmarkEnd w:id="7"/>
      <w:r>
        <w:rPr>
          <w:rtl w:val="0"/>
        </w:rPr>
        <w:t xml:space="preserve">US8.5 - Use consistent interface colours and visual states</w:t>
      </w:r>
    </w:p>
    <w:p w:rsidR="00000000" w:rsidDel="00000000" w:rsidP="00000000" w:rsidRDefault="00000000" w:rsidRPr="00000000" w14:paraId="00000220">
      <w:pPr>
        <w:rPr/>
      </w:pPr>
      <w:r>
        <w:rPr>
          <w:rtl w:val="0"/>
        </w:rPr>
        <w:t xml:space="preserve">User Story: As a user, I want RuMampu to use a consistent colour palette and visual styling so that I can distinguish actions, information and financial states throughout the application.</w:t>
        <w:br w:type="textWrapping"/>
        <w:t xml:space="preserve"> Relevant screen(s): All RuMampu screens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AC8.5.1 - Use the primary RuMampu colour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I am viewing the RuMampu interface,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primary branding or prominent interface elements are displayed,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interface uses the primary RuMampu colour #E5E5E5 consistently.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FLAG - the criterion cites #E5E5E5, which is not in the design. The shipped palette has no #E5E5E5 anywhere: the page background is #FFFFFF, cards are #EFF3F2, and the brand colour is #4A9195. Recommend re-wording this AC to '#4A9195 (brand)' for prominent branding elements or '#EFF3F2 (card surface)' if it meant the neutral surface; the Details below assume brand.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#4A9195 appears on: primary buttons, active tab items, link underlines, selected brand-state chips, the logo mark, and the first donut segment — and nowhere as a text-on-white body colour.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7">
        <w:r>
          <w:rPr>
            <w:color w:val="1155CC"/>
            <w:u w:val="single"/>
            <w:rtl w:val="0"/>
          </w:rPr>
          <w:t xml:space="preserve">RM v2 / Button Primary component</w:t>
        </w:r>
      </w:hyperlink>
    </w:p>
    <w:p w:rsidR="00000000" w:rsidDel="00000000" w:rsidP="00000000" w:rsidRDefault="00000000" w:rsidRPr="00000000" w14:paraId="00000222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AC8.5.2 - Use the primary action colour consistently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a primary action button is displayed,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view the button,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it uses the designated primary action colour #4A9195 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Primary button spec — full-width, 52px, fill #4A9195, white Space Grotesk Bold 19 label, radius 14; one per screen maximum; pressed state darkens ~8%; never used for destructive or secondary actions (those are Quiet rows or text links).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7">
        <w:r>
          <w:rPr>
            <w:color w:val="1155CC"/>
            <w:u w:val="single"/>
            <w:rtl w:val="0"/>
          </w:rPr>
          <w:t xml:space="preserve">RM v2 / Button Primary component</w:t>
        </w:r>
      </w:hyperlink>
    </w:p>
    <w:p w:rsidR="00000000" w:rsidDel="00000000" w:rsidP="00000000" w:rsidRDefault="00000000" w:rsidRPr="00000000" w14:paraId="00000223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AC8.5.9 - Use a consistent primary text colour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headings, financial values or other primary information are displayed,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I view the content,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text uses the designated primary text colour #3C5152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all headings, body text, financial figures and icons use ink #3C5152 (full strength); secondary/muted text is the same #3C5152 at 64% opacity, never a different grey hex; borders are #3C5152 at 14% or 40%.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21">
        <w:r>
          <w:rPr>
            <w:color w:val="1155CC"/>
            <w:u w:val="single"/>
            <w:rtl w:val="0"/>
          </w:rPr>
          <w:t xml:space="preserve">RM v2 / 02 Home</w:t>
        </w:r>
      </w:hyperlink>
    </w:p>
    <w:p w:rsidR="00000000" w:rsidDel="00000000" w:rsidP="00000000" w:rsidRDefault="00000000" w:rsidRPr="00000000" w14:paraId="00000224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AC8.5.15 - Use the standard bar-chart colour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RuMampu displays a bar chart containing recorded financial values,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a bar does not represent a shortfall,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bar is displayed using #3C5152.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every Waterline / bar-chart bar that is not a shortfall is solid #3C5152 (no gradients, no per-category colouring inside test charts); donut charts on the Money hub are the one exception, using the 6-colour categorical set.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1">
        <w:r>
          <w:rPr>
            <w:color w:val="1155CC"/>
            <w:u w:val="single"/>
            <w:rtl w:val="0"/>
          </w:rPr>
          <w:t xml:space="preserve">RM v2 / 05 Result</w:t>
        </w:r>
      </w:hyperlink>
    </w:p>
    <w:p w:rsidR="00000000" w:rsidDel="00000000" w:rsidP="00000000" w:rsidRDefault="00000000" w:rsidRPr="00000000" w14:paraId="00000225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AC8.5.16 - Highlight shortfalls in bar charts</w:t>
        <w:br w:type="textWrapping"/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 xml:space="preserve">Given</w:t>
      </w:r>
      <w:r>
        <w:rPr>
          <w:rtl w:val="0"/>
        </w:rPr>
        <w:t xml:space="preserve"> a bar chart contains a month or scenario with a calculated shortfall,</w:t>
        <w:br w:type="textWrapping"/>
        <w:t xml:space="preserve"> </w:t>
      </w:r>
      <w:r>
        <w:rPr>
          <w:b w:val="1"/>
          <w:bCs w:val="1"/>
          <w:rtl w:val="0"/>
        </w:rPr>
        <w:t xml:space="preserve">When</w:t>
      </w:r>
      <w:r>
        <w:rPr>
          <w:rtl w:val="0"/>
        </w:rPr>
        <w:t xml:space="preserve"> the shortfall is displayed within the chart,</w:t>
        <w:br w:type="textWrapping"/>
        <w:t xml:space="preserve"> </w:t>
      </w:r>
      <w:r>
        <w:rPr>
          <w:b w:val="1"/>
          <w:bCs w:val="1"/>
          <w:rtl w:val="0"/>
        </w:rPr>
        <w:t xml:space="preserve">Then</w:t>
      </w:r>
      <w:r>
        <w:rPr>
          <w:rtl w:val="0"/>
        </w:rPr>
        <w:t xml:space="preserve"> the shortfall portion is visually highlighted using #F1592A.</w:t>
      </w:r>
    </w:p>
    <w:p w:rsidR="00000000" w:rsidDel="00000000" w:rsidP="00000000" w:rsidRDefault="00000000" w:rsidRPr="00000000">
      <w:pPr>
        <w:ind w:left="360" w:firstLine="0"/>
        <w:rPr/>
      </w:pPr>
      <w:r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UI: </w:t>
      </w:r>
      <w:r>
        <w:rPr>
          <w:rtl w:val="0"/>
        </w:rPr>
        <w:t xml:space="preserve">only the gap segment — from the bar top to the cost line — is #F1592A; the bar below stays ink. One-use rule: at most ONE component per screen may use #F1592A (enforced by the audit script); it is reserved for shortfall geometry and never used for buttons, badges or text.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  <w:t xml:space="preserve">• </w:t>
      </w:r>
      <w:r>
        <w:rPr>
          <w:b w:val="1"/>
          <w:bCs w:val="1"/>
          <w:rtl w:val="0"/>
        </w:rPr>
        <w:t xml:space="preserve">Figma: </w:t>
      </w:r>
      <w:hyperlink r:id="rId111">
        <w:r>
          <w:rPr>
            <w:color w:val="1155CC"/>
            <w:u w:val="single"/>
            <w:rtl w:val="0"/>
          </w:rPr>
          <w:t xml:space="preserve">RM v2 / 05 Result</w:t>
        </w:r>
      </w:hyperlink>
    </w:p>
    <w:p w:rsidR="00000000" w:rsidDel="00000000" w:rsidP="00000000" w:rsidRDefault="00000000" w:rsidRPr="00000000" w14:paraId="00000226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29">
      <w:pPr>
        <w:ind w:left="0" w:firstLine="0"/>
        <w:rPr/>
      </w:pPr>
      <w:r>
        <w:rPr>
          <w:rtl w:val="0"/>
        </w:rPr>
      </w:r>
    </w:p>
    <w:sectPr>
      <w:footerReference r:id="rId9" w:type="default"/>
      <w:pgSz w:h="15840" w:w="12240" w:orient="portrait"/>
      <w:pgMar w:bottom="936" w:top="936" w:left="1037" w:right="103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imothy Tan" w:id="1" w:date="2026-08-23T16:47:27Z"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E-hailing, Freelance, Part-time (fixed)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isnt it only these 3 predefined choices?</w:t>
      </w:r>
    </w:p>
  </w:comment>
  <w:comment w:author="Rayhan Rayhan Makarim Laksana" w:id="2" w:date="2026-08-24T01:38:56Z"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Sorry just came with those off the top of my head at the moment. Leankit reflects what you said</w:t>
      </w:r>
    </w:p>
  </w:comment>
  <w:comment w:author="Rayhan Rayhan Makarim Laksana" w:id="0" w:date="2026-08-23T15:56:44Z"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define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2D" w15:done="0"/>
  <w15:commentEx w15:paraId="0000022E" w15:paraIdParent="0000022D" w15:done="0"/>
  <w15:commentEx w15:paraId="0000022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4"/>
      <w:szCs w:val="44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00" Type="http://schemas.openxmlformats.org/officeDocument/2006/relationships/hyperlink" Target="https://www.figma.com/design/sm0dtPkWvWBuTF9aHtaigo/?node-id=2235-223" TargetMode="External"/><Relationship Id="rId101" Type="http://schemas.openxmlformats.org/officeDocument/2006/relationships/hyperlink" Target="https://www.figma.com/design/sm0dtPkWvWBuTF9aHtaigo/?node-id=2235-1965" TargetMode="External"/><Relationship Id="rId102" Type="http://schemas.openxmlformats.org/officeDocument/2006/relationships/hyperlink" Target="https://www.figma.com/design/sm0dtPkWvWBuTF9aHtaigo/?node-id=2235-2047" TargetMode="External"/><Relationship Id="rId103" Type="http://schemas.openxmlformats.org/officeDocument/2006/relationships/hyperlink" Target="https://www.figma.com/design/sm0dtPkWvWBuTF9aHtaigo/?node-id=2236-2749" TargetMode="External"/><Relationship Id="rId104" Type="http://schemas.openxmlformats.org/officeDocument/2006/relationships/hyperlink" Target="https://www.figma.com/design/sm0dtPkWvWBuTF9aHtaigo/?node-id=2230-1776" TargetMode="External"/><Relationship Id="rId105" Type="http://schemas.openxmlformats.org/officeDocument/2006/relationships/hyperlink" Target="https://www.figma.com/design/sm0dtPkWvWBuTF9aHtaigo/?node-id=2236-2806" TargetMode="External"/><Relationship Id="rId106" Type="http://schemas.openxmlformats.org/officeDocument/2006/relationships/hyperlink" Target="https://www.figma.com/design/sm0dtPkWvWBuTF9aHtaigo/?node-id=2235-2152" TargetMode="External"/><Relationship Id="rId107" Type="http://schemas.openxmlformats.org/officeDocument/2006/relationships/hyperlink" Target="https://www.figma.com/design/sm0dtPkWvWBuTF9aHtaigo/?node-id=2236-366" TargetMode="External"/><Relationship Id="rId108" Type="http://schemas.openxmlformats.org/officeDocument/2006/relationships/hyperlink" Target="https://www.figma.com/design/sm0dtPkWvWBuTF9aHtaigo/?node-id=2236-2151" TargetMode="External"/><Relationship Id="rId109" Type="http://schemas.openxmlformats.org/officeDocument/2006/relationships/hyperlink" Target="https://www.figma.com/design/sm0dtPkWvWBuTF9aHtaigo/?node-id=2236-2220" TargetMode="External"/><Relationship Id="rId110" Type="http://schemas.openxmlformats.org/officeDocument/2006/relationships/hyperlink" Target="https://www.figma.com/design/sm0dtPkWvWBuTF9aHtaigo/?node-id=2236-2318" TargetMode="External"/><Relationship Id="rId111" Type="http://schemas.openxmlformats.org/officeDocument/2006/relationships/hyperlink" Target="https://www.figma.com/design/sm0dtPkWvWBuTF9aHtaigo/?node-id=2231-1812" TargetMode="External"/><Relationship Id="rId112" Type="http://schemas.openxmlformats.org/officeDocument/2006/relationships/hyperlink" Target="https://www.figma.com/design/sm0dtPkWvWBuTF9aHtaigo/?node-id=2232-127" TargetMode="External"/><Relationship Id="rId113" Type="http://schemas.openxmlformats.org/officeDocument/2006/relationships/hyperlink" Target="https://www.figma.com/design/sm0dtPkWvWBuTF9aHtaigo/?node-id=2239-717" TargetMode="External"/><Relationship Id="rId114" Type="http://schemas.openxmlformats.org/officeDocument/2006/relationships/hyperlink" Target="https://www.figma.com/design/sm0dtPkWvWBuTF9aHtaigo/?node-id=2232-1955" TargetMode="External"/><Relationship Id="rId115" Type="http://schemas.openxmlformats.org/officeDocument/2006/relationships/hyperlink" Target="https://www.figma.com/design/sm0dtPkWvWBuTF9aHtaigo/?node-id=2232-1841" TargetMode="External"/><Relationship Id="rId116" Type="http://schemas.openxmlformats.org/officeDocument/2006/relationships/hyperlink" Target="https://www.figma.com/design/sm0dtPkWvWBuTF9aHtaigo/?node-id=2236-2357" TargetMode="External"/><Relationship Id="rId117" Type="http://schemas.openxmlformats.org/officeDocument/2006/relationships/hyperlink" Target="https://www.figma.com/design/sm0dtPkWvWBuTF9aHtaigo/?node-id=2236-2434" TargetMode="External"/><Relationship Id="rId118" Type="http://schemas.openxmlformats.org/officeDocument/2006/relationships/hyperlink" Target="https://www.figma.com/design/sm0dtPkWvWBuTF9aHtaigo/?node-id=2236-2532" TargetMode="External"/><Relationship Id="rId119" Type="http://schemas.openxmlformats.org/officeDocument/2006/relationships/hyperlink" Target="https://www.figma.com/design/sm0dtPkWvWBuTF9aHtaigo/?node-id=2236-2630" TargetMode="External"/><Relationship Id="rId120" Type="http://schemas.openxmlformats.org/officeDocument/2006/relationships/hyperlink" Target="https://www.figma.com/design/sm0dtPkWvWBuTF9aHtaigo/?node-id=2236-2688" TargetMode="External"/><Relationship Id="rId121" Type="http://schemas.openxmlformats.org/officeDocument/2006/relationships/hyperlink" Target="https://www.figma.com/design/sm0dtPkWvWBuTF9aHtaigo/?node-id=2229-1689" TargetMode="External"/><Relationship Id="rId122" Type="http://schemas.openxmlformats.org/officeDocument/2006/relationships/hyperlink" Target="https://www.figma.com/design/sm0dtPkWvWBuTF9aHtaigo/?node-id=2239-2469" TargetMode="External"/><Relationship Id="rId123" Type="http://schemas.openxmlformats.org/officeDocument/2006/relationships/hyperlink" Target="https://www.figma.com/design/sm0dtPkWvWBuTF9aHtaigo/?node-id=2239-2521" TargetMode="External"/><Relationship Id="rId124" Type="http://schemas.openxmlformats.org/officeDocument/2006/relationships/hyperlink" Target="https://www.figma.com/design/sm0dtPkWvWBuTF9aHtaigo/?node-id=2239-2592" TargetMode="External"/><Relationship Id="rId125" Type="http://schemas.openxmlformats.org/officeDocument/2006/relationships/hyperlink" Target="https://www.figma.com/design/sm0dtPkWvWBuTF9aHtaigo/?node-id=2236-2102" TargetMode="External"/><Relationship Id="rId126" Type="http://schemas.openxmlformats.org/officeDocument/2006/relationships/hyperlink" Target="https://www.figma.com/design/sm0dtPkWvWBuTF9aHtaigo/?node-id=2228-117" TargetMode="External"/><Relationship Id="rId127" Type="http://schemas.openxmlformats.org/officeDocument/2006/relationships/hyperlink" Target="https://www.figma.com/design/sm0dtPkWvWBuTF9aHtaigo/?node-id=2228-2" TargetMode="External"/><Relationship Id="rId128" Type="http://schemas.openxmlformats.org/officeDocument/2006/relationships/hyperlink" Target="https://www.figma.com/design/sm0dtPkWvWBuTF9aHtaigo/?node-id=4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NIO/F/C8l3PuuBbZIrI5Kn6fyg==">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2026-08-23T15:24:00Z</dcterms:created>
  <dc:creator>python-docx</dc:creator>
</cp:coreProperties>
</file>